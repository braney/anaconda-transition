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sz w:val="24"/>
          <w:szCs w:val="24"/>
          <w:rtl w:val="0"/>
        </w:rPr>
        <w:t xml:space="preserve">To:</w:t>
      </w:r>
      <w:r w:rsidDel="00000000" w:rsidR="00000000" w:rsidRPr="00000000">
        <w:rPr>
          <w:sz w:val="24"/>
          <w:szCs w:val="24"/>
          <w:rtl w:val="0"/>
        </w:rPr>
        <w:t xml:space="preserve"> Institutional/Research Computing Group Leadership</w:t>
      </w:r>
    </w:p>
    <w:p w:rsidR="00000000" w:rsidDel="00000000" w:rsidP="00000000" w:rsidRDefault="00000000" w:rsidRPr="00000000" w14:paraId="00000002">
      <w:pPr>
        <w:rPr>
          <w:sz w:val="24"/>
          <w:szCs w:val="24"/>
        </w:rPr>
      </w:pPr>
      <w:r w:rsidDel="00000000" w:rsidR="00000000" w:rsidRPr="00000000">
        <w:rPr>
          <w:b w:val="1"/>
          <w:sz w:val="24"/>
          <w:szCs w:val="24"/>
          <w:rtl w:val="0"/>
        </w:rPr>
        <w:t xml:space="preserve">From:</w:t>
      </w:r>
      <w:r w:rsidDel="00000000" w:rsidR="00000000" w:rsidRPr="00000000">
        <w:rPr>
          <w:sz w:val="24"/>
          <w:szCs w:val="24"/>
          <w:rtl w:val="0"/>
        </w:rPr>
        <w:t xml:space="preserve"> CaRCC working group</w:t>
      </w:r>
    </w:p>
    <w:p w:rsidR="00000000" w:rsidDel="00000000" w:rsidP="00000000" w:rsidRDefault="00000000" w:rsidRPr="00000000" w14:paraId="00000003">
      <w:pPr>
        <w:rPr>
          <w:sz w:val="24"/>
          <w:szCs w:val="24"/>
        </w:rPr>
      </w:pPr>
      <w:r w:rsidDel="00000000" w:rsidR="00000000" w:rsidRPr="00000000">
        <w:rPr>
          <w:b w:val="1"/>
          <w:sz w:val="24"/>
          <w:szCs w:val="24"/>
          <w:rtl w:val="0"/>
        </w:rPr>
        <w:t xml:space="preserve">Date:</w:t>
      </w:r>
      <w:r w:rsidDel="00000000" w:rsidR="00000000" w:rsidRPr="00000000">
        <w:rPr>
          <w:sz w:val="24"/>
          <w:szCs w:val="24"/>
          <w:rtl w:val="0"/>
        </w:rPr>
        <w:t xml:space="preserve"> xxxxx</w:t>
      </w:r>
    </w:p>
    <w:p w:rsidR="00000000" w:rsidDel="00000000" w:rsidP="00000000" w:rsidRDefault="00000000" w:rsidRPr="00000000" w14:paraId="00000004">
      <w:pPr>
        <w:rPr>
          <w:sz w:val="24"/>
          <w:szCs w:val="24"/>
        </w:rPr>
      </w:pPr>
      <w:r w:rsidDel="00000000" w:rsidR="00000000" w:rsidRPr="00000000">
        <w:rPr>
          <w:b w:val="1"/>
          <w:sz w:val="24"/>
          <w:szCs w:val="24"/>
          <w:rtl w:val="0"/>
        </w:rPr>
        <w:t xml:space="preserve">Subject:</w:t>
      </w:r>
      <w:r w:rsidDel="00000000" w:rsidR="00000000" w:rsidRPr="00000000">
        <w:rPr>
          <w:sz w:val="24"/>
          <w:szCs w:val="24"/>
          <w:rtl w:val="0"/>
        </w:rPr>
        <w:t xml:space="preserve"> Addressing the Challenges Posed by Anaconda’s New Licensing Model</w:t>
      </w:r>
    </w:p>
    <w:p w:rsidR="00000000" w:rsidDel="00000000" w:rsidP="00000000" w:rsidRDefault="00000000" w:rsidRPr="00000000" w14:paraId="00000005">
      <w:pP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rPr>
          <w:b w:val="1"/>
          <w:sz w:val="24"/>
          <w:szCs w:val="24"/>
        </w:rPr>
      </w:pPr>
      <w:r w:rsidDel="00000000" w:rsidR="00000000" w:rsidRPr="00000000">
        <w:rPr>
          <w:sz w:val="24"/>
          <w:szCs w:val="24"/>
          <w:rtl w:val="0"/>
        </w:rPr>
        <w:t xml:space="preserve">Authors:</w:t>
      </w:r>
      <w:r w:rsidDel="00000000" w:rsidR="00000000" w:rsidRPr="00000000">
        <w:rPr>
          <w:b w:val="1"/>
          <w:sz w:val="24"/>
          <w:szCs w:val="24"/>
          <w:rtl w:val="0"/>
        </w:rPr>
        <w:t xml:space="preserve"> </w:t>
      </w:r>
    </w:p>
    <w:p w:rsidR="00000000" w:rsidDel="00000000" w:rsidP="00000000" w:rsidRDefault="00000000" w:rsidRPr="00000000" w14:paraId="00000007">
      <w:pPr>
        <w:rPr>
          <w:b w:val="1"/>
          <w:sz w:val="24"/>
          <w:szCs w:val="24"/>
        </w:rPr>
      </w:pPr>
      <w:r w:rsidDel="00000000" w:rsidR="00000000" w:rsidRPr="00000000">
        <w:rPr>
          <w:rtl w:val="0"/>
        </w:rPr>
      </w:r>
    </w:p>
    <w:p w:rsidR="00000000" w:rsidDel="00000000" w:rsidP="00000000" w:rsidRDefault="00000000" w:rsidRPr="00000000" w14:paraId="00000008">
      <w:pPr>
        <w:numPr>
          <w:ilvl w:val="0"/>
          <w:numId w:val="12"/>
        </w:numPr>
        <w:ind w:left="720" w:hanging="360"/>
        <w:rPr>
          <w:sz w:val="24"/>
          <w:szCs w:val="24"/>
          <w:u w:val="none"/>
        </w:rPr>
      </w:pPr>
      <w:hyperlink r:id="rId7">
        <w:r w:rsidDel="00000000" w:rsidR="00000000" w:rsidRPr="00000000">
          <w:rPr>
            <w:color w:val="0000ee"/>
            <w:sz w:val="24"/>
            <w:szCs w:val="24"/>
            <w:u w:val="single"/>
            <w:rtl w:val="0"/>
          </w:rPr>
          <w:t xml:space="preserve">Aldo Romero</w:t>
        </w:r>
      </w:hyperlink>
      <w:r w:rsidDel="00000000" w:rsidR="00000000" w:rsidRPr="00000000">
        <w:rPr>
          <w:sz w:val="24"/>
          <w:szCs w:val="24"/>
          <w:rtl w:val="0"/>
        </w:rPr>
        <w:t xml:space="preserve"> </w:t>
      </w:r>
    </w:p>
    <w:p w:rsidR="00000000" w:rsidDel="00000000" w:rsidP="00000000" w:rsidRDefault="00000000" w:rsidRPr="00000000" w14:paraId="00000009">
      <w:pPr>
        <w:numPr>
          <w:ilvl w:val="0"/>
          <w:numId w:val="12"/>
        </w:numPr>
        <w:ind w:left="720" w:hanging="360"/>
        <w:rPr>
          <w:sz w:val="24"/>
          <w:szCs w:val="24"/>
          <w:u w:val="none"/>
        </w:rPr>
      </w:pPr>
      <w:r w:rsidDel="00000000" w:rsidR="00000000" w:rsidRPr="00000000">
        <w:rPr>
          <w:sz w:val="24"/>
          <w:szCs w:val="24"/>
          <w:rtl w:val="0"/>
        </w:rPr>
        <w:t xml:space="preserve">Ian Kaufman </w:t>
      </w:r>
    </w:p>
    <w:p w:rsidR="00000000" w:rsidDel="00000000" w:rsidP="00000000" w:rsidRDefault="00000000" w:rsidRPr="00000000" w14:paraId="0000000A">
      <w:pPr>
        <w:numPr>
          <w:ilvl w:val="0"/>
          <w:numId w:val="12"/>
        </w:numPr>
        <w:ind w:left="720" w:hanging="360"/>
        <w:rPr>
          <w:sz w:val="24"/>
          <w:szCs w:val="24"/>
          <w:u w:val="none"/>
        </w:rPr>
      </w:pPr>
      <w:hyperlink r:id="rId8">
        <w:r w:rsidDel="00000000" w:rsidR="00000000" w:rsidRPr="00000000">
          <w:rPr>
            <w:b w:val="1"/>
            <w:color w:val="0000ee"/>
            <w:sz w:val="24"/>
            <w:szCs w:val="24"/>
            <w:u w:val="single"/>
            <w:rtl w:val="0"/>
          </w:rPr>
          <w:t xml:space="preserve">Manasvita Joshi</w:t>
        </w:r>
      </w:hyperlink>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rtl w:val="0"/>
        </w:rPr>
      </w:r>
    </w:p>
    <w:sdt>
      <w:sdtPr>
        <w:id w:val="1483886620"/>
        <w:docPartObj>
          <w:docPartGallery w:val="Table of Contents"/>
          <w:docPartUnique w:val="1"/>
        </w:docPartObj>
      </w:sdtPr>
      <w:sdtContent>
        <w:p w:rsidR="00000000" w:rsidDel="00000000" w:rsidP="00000000" w:rsidRDefault="00000000" w:rsidRPr="00000000" w14:paraId="0000000C">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zg9o8eid9nr8">
            <w:r w:rsidDel="00000000" w:rsidR="00000000" w:rsidRPr="00000000">
              <w:rPr>
                <w:b w:val="0"/>
                <w:color w:val="1155cc"/>
                <w:u w:val="single"/>
                <w:rtl w:val="0"/>
              </w:rPr>
              <w:t xml:space="preserve">Executive Summary (A. Romero)</w:t>
            </w:r>
          </w:hyperlink>
          <w:r w:rsidDel="00000000" w:rsidR="00000000" w:rsidRPr="00000000">
            <w:rPr>
              <w:rtl w:val="0"/>
            </w:rPr>
          </w:r>
        </w:p>
        <w:p w:rsidR="00000000" w:rsidDel="00000000" w:rsidP="00000000" w:rsidRDefault="00000000" w:rsidRPr="00000000" w14:paraId="0000000D">
          <w:pPr>
            <w:widowControl w:val="0"/>
            <w:spacing w:before="60" w:line="240" w:lineRule="auto"/>
            <w:rPr>
              <w:b w:val="0"/>
              <w:color w:val="1155cc"/>
              <w:u w:val="single"/>
            </w:rPr>
          </w:pPr>
          <w:hyperlink w:anchor="_dca44e4oeunm">
            <w:r w:rsidDel="00000000" w:rsidR="00000000" w:rsidRPr="00000000">
              <w:rPr>
                <w:b w:val="0"/>
                <w:color w:val="1155cc"/>
                <w:u w:val="single"/>
                <w:rtl w:val="0"/>
              </w:rPr>
              <w:t xml:space="preserve">Introduction (Manasvita)</w:t>
            </w:r>
          </w:hyperlink>
          <w:r w:rsidDel="00000000" w:rsidR="00000000" w:rsidRPr="00000000">
            <w:rPr>
              <w:rtl w:val="0"/>
            </w:rPr>
          </w:r>
        </w:p>
        <w:p w:rsidR="00000000" w:rsidDel="00000000" w:rsidP="00000000" w:rsidRDefault="00000000" w:rsidRPr="00000000" w14:paraId="0000000E">
          <w:pPr>
            <w:widowControl w:val="0"/>
            <w:spacing w:before="60" w:line="240" w:lineRule="auto"/>
            <w:rPr>
              <w:b w:val="0"/>
              <w:color w:val="1155cc"/>
              <w:u w:val="single"/>
            </w:rPr>
          </w:pPr>
          <w:hyperlink w:anchor="_p1om5reyy984">
            <w:r w:rsidDel="00000000" w:rsidR="00000000" w:rsidRPr="00000000">
              <w:rPr>
                <w:b w:val="0"/>
                <w:color w:val="1155cc"/>
                <w:u w:val="single"/>
                <w:rtl w:val="0"/>
              </w:rPr>
              <w:t xml:space="preserve">Impact on Academic Institutions (A. Romero)</w:t>
            </w:r>
          </w:hyperlink>
          <w:r w:rsidDel="00000000" w:rsidR="00000000" w:rsidRPr="00000000">
            <w:rPr>
              <w:rtl w:val="0"/>
            </w:rPr>
          </w:r>
        </w:p>
        <w:p w:rsidR="00000000" w:rsidDel="00000000" w:rsidP="00000000" w:rsidRDefault="00000000" w:rsidRPr="00000000" w14:paraId="0000000F">
          <w:pPr>
            <w:widowControl w:val="0"/>
            <w:spacing w:before="60" w:line="240" w:lineRule="auto"/>
            <w:rPr>
              <w:b w:val="0"/>
              <w:color w:val="1155cc"/>
              <w:u w:val="single"/>
            </w:rPr>
          </w:pPr>
          <w:hyperlink w:anchor="_n3vtkkhvt7cx">
            <w:r w:rsidDel="00000000" w:rsidR="00000000" w:rsidRPr="00000000">
              <w:rPr>
                <w:b w:val="0"/>
                <w:color w:val="1155cc"/>
                <w:u w:val="single"/>
                <w:rtl w:val="0"/>
              </w:rPr>
              <w:t xml:space="preserve">Licensing and Cost Implications (Manasvita)</w:t>
            </w:r>
          </w:hyperlink>
          <w:r w:rsidDel="00000000" w:rsidR="00000000" w:rsidRPr="00000000">
            <w:rPr>
              <w:rtl w:val="0"/>
            </w:rPr>
          </w:r>
        </w:p>
        <w:p w:rsidR="00000000" w:rsidDel="00000000" w:rsidP="00000000" w:rsidRDefault="00000000" w:rsidRPr="00000000" w14:paraId="00000010">
          <w:pPr>
            <w:widowControl w:val="0"/>
            <w:spacing w:before="60" w:line="240" w:lineRule="auto"/>
            <w:rPr>
              <w:b w:val="0"/>
              <w:color w:val="1155cc"/>
              <w:u w:val="single"/>
            </w:rPr>
          </w:pPr>
          <w:hyperlink w:anchor="_kbr1cpjlow56">
            <w:r w:rsidDel="00000000" w:rsidR="00000000" w:rsidRPr="00000000">
              <w:rPr>
                <w:b w:val="0"/>
                <w:color w:val="1155cc"/>
                <w:u w:val="single"/>
                <w:rtl w:val="0"/>
              </w:rPr>
              <w:t xml:space="preserve">Compliance Concerns (I. Kaufman)</w:t>
            </w:r>
          </w:hyperlink>
          <w:r w:rsidDel="00000000" w:rsidR="00000000" w:rsidRPr="00000000">
            <w:rPr>
              <w:rtl w:val="0"/>
            </w:rPr>
          </w:r>
        </w:p>
        <w:p w:rsidR="00000000" w:rsidDel="00000000" w:rsidP="00000000" w:rsidRDefault="00000000" w:rsidRPr="00000000" w14:paraId="00000011">
          <w:pPr>
            <w:widowControl w:val="0"/>
            <w:spacing w:before="60" w:line="240" w:lineRule="auto"/>
            <w:rPr>
              <w:b w:val="0"/>
              <w:color w:val="1155cc"/>
              <w:u w:val="single"/>
            </w:rPr>
          </w:pPr>
          <w:hyperlink w:anchor="_au81kk9hmc8k">
            <w:r w:rsidDel="00000000" w:rsidR="00000000" w:rsidRPr="00000000">
              <w:rPr>
                <w:b w:val="0"/>
                <w:color w:val="1155cc"/>
                <w:u w:val="single"/>
                <w:rtl w:val="0"/>
              </w:rPr>
              <w:t xml:space="preserve">Alternative Solutions and Recommendations (I. Kaufman)</w:t>
            </w:r>
          </w:hyperlink>
          <w:r w:rsidDel="00000000" w:rsidR="00000000" w:rsidRPr="00000000">
            <w:rPr>
              <w:rtl w:val="0"/>
            </w:rPr>
          </w:r>
        </w:p>
        <w:p w:rsidR="00000000" w:rsidDel="00000000" w:rsidP="00000000" w:rsidRDefault="00000000" w:rsidRPr="00000000" w14:paraId="00000012">
          <w:pPr>
            <w:widowControl w:val="0"/>
            <w:spacing w:before="60" w:line="240" w:lineRule="auto"/>
            <w:rPr>
              <w:b w:val="0"/>
              <w:color w:val="1155cc"/>
              <w:u w:val="single"/>
            </w:rPr>
          </w:pPr>
          <w:hyperlink w:anchor="_d33x9plkkv94">
            <w:r w:rsidDel="00000000" w:rsidR="00000000" w:rsidRPr="00000000">
              <w:rPr>
                <w:b w:val="0"/>
                <w:color w:val="1155cc"/>
                <w:u w:val="single"/>
                <w:rtl w:val="0"/>
              </w:rPr>
              <w:t xml:space="preserve">Conclusion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Style w:val="Heading2"/>
        <w:keepNext w:val="0"/>
        <w:keepLines w:val="0"/>
        <w:spacing w:after="80" w:lineRule="auto"/>
        <w:rPr>
          <w:b w:val="1"/>
          <w:sz w:val="28"/>
          <w:szCs w:val="28"/>
        </w:rPr>
      </w:pPr>
      <w:bookmarkStart w:colFirst="0" w:colLast="0" w:name="_f7gv72eegarb" w:id="0"/>
      <w:bookmarkEnd w:id="0"/>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pPr>
      <w:bookmarkStart w:colFirst="0" w:colLast="0" w:name="_zg9o8eid9nr8" w:id="1"/>
      <w:bookmarkEnd w:id="1"/>
      <w:r w:rsidDel="00000000" w:rsidR="00000000" w:rsidRPr="00000000">
        <w:rPr>
          <w:b w:val="1"/>
          <w:sz w:val="28"/>
          <w:szCs w:val="28"/>
          <w:rtl w:val="0"/>
        </w:rPr>
        <w:t xml:space="preserve">Executive Summary (A. Romero)</w:t>
      </w:r>
      <w:r w:rsidDel="00000000" w:rsidR="00000000" w:rsidRPr="00000000">
        <w:rPr>
          <w:rtl w:val="0"/>
        </w:rPr>
      </w:r>
    </w:p>
    <w:p w:rsidR="00000000" w:rsidDel="00000000" w:rsidP="00000000" w:rsidRDefault="00000000" w:rsidRPr="00000000" w14:paraId="00000015">
      <w:pPr>
        <w:rPr>
          <w:color w:val="0e101a"/>
          <w:sz w:val="24"/>
          <w:szCs w:val="24"/>
        </w:rPr>
      </w:pPr>
      <w:r w:rsidDel="00000000" w:rsidR="00000000" w:rsidRPr="00000000">
        <w:rPr>
          <w:color w:val="0e101a"/>
          <w:sz w:val="24"/>
          <w:szCs w:val="24"/>
          <w:rtl w:val="0"/>
        </w:rPr>
        <w:t xml:space="preserve">Recent revisions to Anaconda’s Terms of Service (ToS) pose immediate risks to our university’s research and teaching infrastructure.  Anaconda’s Python distribution and package-management platform has long been available at no cost for academic use, underpinning – locally and on our HPC clusters – the majority of scientific workflows across departments.  The newly proposed restrictions and license-fee requirements could introduce significant financial burdens, disrupt established computational environments, and undermine collaborative projects – from individual lab pipelines to cross-campus consortium efforts.</w:t>
      </w:r>
    </w:p>
    <w:p w:rsidR="00000000" w:rsidDel="00000000" w:rsidP="00000000" w:rsidRDefault="00000000" w:rsidRPr="00000000" w14:paraId="00000016">
      <w:pPr>
        <w:rPr>
          <w:color w:val="0e101a"/>
          <w:sz w:val="24"/>
          <w:szCs w:val="24"/>
        </w:rPr>
      </w:pPr>
      <w:r w:rsidDel="00000000" w:rsidR="00000000" w:rsidRPr="00000000">
        <w:rPr>
          <w:rtl w:val="0"/>
        </w:rPr>
      </w:r>
    </w:p>
    <w:p w:rsidR="00000000" w:rsidDel="00000000" w:rsidP="00000000" w:rsidRDefault="00000000" w:rsidRPr="00000000" w14:paraId="00000017">
      <w:pPr>
        <w:rPr>
          <w:color w:val="0e101a"/>
          <w:sz w:val="24"/>
          <w:szCs w:val="24"/>
        </w:rPr>
      </w:pPr>
      <w:r w:rsidDel="00000000" w:rsidR="00000000" w:rsidRPr="00000000">
        <w:rPr>
          <w:color w:val="0e101a"/>
          <w:sz w:val="24"/>
          <w:szCs w:val="24"/>
          <w:rtl w:val="0"/>
        </w:rPr>
        <w:t xml:space="preserve">At a recent Campus Research Computing Consortium (CaRCC) meeting, representatives from national laboratories, DoE facilities, and peer institutions underscored shared concerns, </w:t>
      </w:r>
      <w:commentRangeStart w:id="0"/>
      <w:r w:rsidDel="00000000" w:rsidR="00000000" w:rsidRPr="00000000">
        <w:rPr>
          <w:color w:val="0e101a"/>
          <w:sz w:val="24"/>
          <w:szCs w:val="24"/>
          <w:rtl w:val="0"/>
        </w:rPr>
        <w:t xml:space="preserve">as for example, which institutions (and which categories of users – scholarly vs. research, on-campus vs. external collaborators) qualify for a free or reduced-fee academic tier? how individual researchers submit proof of affiliation, or can the university secure a blanket exemption?</w:t>
      </w:r>
      <w:commentRangeEnd w:id="0"/>
      <w:r w:rsidDel="00000000" w:rsidR="00000000" w:rsidRPr="00000000">
        <w:commentReference w:id="0"/>
      </w:r>
      <w:r w:rsidDel="00000000" w:rsidR="00000000" w:rsidRPr="00000000">
        <w:rPr>
          <w:color w:val="0e101a"/>
          <w:sz w:val="24"/>
          <w:szCs w:val="24"/>
          <w:rtl w:val="0"/>
        </w:rPr>
        <w:t xml:space="preserve"> How will site-wide installations on shared systems be licensed, particularly when NSF- or DOE-funded collaborators without formal university appointments also require access?</w:t>
      </w:r>
    </w:p>
    <w:p w:rsidR="00000000" w:rsidDel="00000000" w:rsidP="00000000" w:rsidRDefault="00000000" w:rsidRPr="00000000" w14:paraId="00000018">
      <w:pPr>
        <w:ind w:left="0" w:firstLine="0"/>
        <w:rPr>
          <w:b w:val="1"/>
          <w:color w:val="0e101a"/>
          <w:sz w:val="24"/>
          <w:szCs w:val="24"/>
        </w:rPr>
      </w:pPr>
      <w:r w:rsidDel="00000000" w:rsidR="00000000" w:rsidRPr="00000000">
        <w:rPr>
          <w:rtl w:val="0"/>
        </w:rPr>
      </w:r>
    </w:p>
    <w:p w:rsidR="00000000" w:rsidDel="00000000" w:rsidP="00000000" w:rsidRDefault="00000000" w:rsidRPr="00000000" w14:paraId="00000019">
      <w:pPr>
        <w:ind w:left="0" w:firstLine="0"/>
        <w:rPr>
          <w:sz w:val="24"/>
          <w:szCs w:val="24"/>
        </w:rPr>
      </w:pPr>
      <w:ins w:author="Bryan Raney" w:id="0" w:date="2025-06-20T17:05:55Z">
        <w:r w:rsidDel="00000000" w:rsidR="00000000" w:rsidRPr="00000000">
          <w:rPr>
            <w:color w:val="0e101a"/>
            <w:sz w:val="24"/>
            <w:szCs w:val="24"/>
            <w:rtl w:val="0"/>
            <w:rPrChange w:author="Bryan Raney" w:id="1" w:date="2025-06-20T17:05:55Z">
              <w:rPr>
                <w:b w:val="1"/>
                <w:color w:val="0e101a"/>
                <w:sz w:val="24"/>
                <w:szCs w:val="24"/>
              </w:rPr>
            </w:rPrChange>
          </w:rPr>
          <w:t xml:space="preserve">At</w:t>
        </w:r>
      </w:ins>
      <w:del w:author="Bryan Raney" w:id="0" w:date="2025-06-20T17:05:55Z">
        <w:r w:rsidDel="00000000" w:rsidR="00000000" w:rsidRPr="00000000">
          <w:rPr>
            <w:color w:val="0e101a"/>
            <w:sz w:val="24"/>
            <w:szCs w:val="24"/>
            <w:rtl w:val="0"/>
            <w:rPrChange w:author="Bryan Raney" w:id="1" w:date="2025-06-20T17:05:55Z">
              <w:rPr>
                <w:color w:val="0e101a"/>
                <w:sz w:val="24"/>
                <w:szCs w:val="24"/>
              </w:rPr>
            </w:rPrChange>
          </w:rPr>
          <w:delText xml:space="preserve">By</w:delText>
        </w:r>
      </w:del>
      <w:r w:rsidDel="00000000" w:rsidR="00000000" w:rsidRPr="00000000">
        <w:rPr>
          <w:color w:val="0e101a"/>
          <w:sz w:val="24"/>
          <w:szCs w:val="24"/>
          <w:rtl w:val="0"/>
        </w:rPr>
        <w:t xml:space="preserve"> the time of this communication,</w:t>
      </w:r>
      <w:r w:rsidDel="00000000" w:rsidR="00000000" w:rsidRPr="00000000">
        <w:rPr>
          <w:b w:val="1"/>
          <w:color w:val="0e101a"/>
          <w:sz w:val="24"/>
          <w:szCs w:val="24"/>
          <w:rtl w:val="0"/>
        </w:rPr>
        <w:t xml:space="preserve"> </w:t>
      </w:r>
      <w:r w:rsidDel="00000000" w:rsidR="00000000" w:rsidRPr="00000000">
        <w:rPr>
          <w:color w:val="0e101a"/>
          <w:sz w:val="24"/>
          <w:szCs w:val="24"/>
          <w:rtl w:val="0"/>
        </w:rPr>
        <w:t xml:space="preserve">Anaconda’s team is drafting a standalone academic policy and has invited institutions to coordinate use-case details and a timeline for rollout. By acting now, we can secure continued, cost-effective access to Anaconda’s ecosystem, preserve the integrity of our teaching labs and research clusters, and maintain our leadership in computational science.</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 </w:t>
      </w:r>
    </w:p>
    <w:p w:rsidR="00000000" w:rsidDel="00000000" w:rsidP="00000000" w:rsidRDefault="00000000" w:rsidRPr="00000000" w14:paraId="0000001B">
      <w:pPr>
        <w:pStyle w:val="Heading2"/>
        <w:keepNext w:val="0"/>
        <w:keepLines w:val="0"/>
        <w:spacing w:after="80" w:lineRule="auto"/>
        <w:rPr>
          <w:b w:val="1"/>
          <w:sz w:val="28"/>
          <w:szCs w:val="28"/>
        </w:rPr>
      </w:pPr>
      <w:bookmarkStart w:colFirst="0" w:colLast="0" w:name="_dca44e4oeunm" w:id="2"/>
      <w:bookmarkEnd w:id="2"/>
      <w:r w:rsidDel="00000000" w:rsidR="00000000" w:rsidRPr="00000000">
        <w:rPr>
          <w:b w:val="1"/>
          <w:sz w:val="28"/>
          <w:szCs w:val="28"/>
          <w:rtl w:val="0"/>
        </w:rPr>
        <w:t xml:space="preserve">Introduction</w:t>
      </w:r>
      <w:r w:rsidDel="00000000" w:rsidR="00000000" w:rsidRPr="00000000">
        <w:rPr>
          <w:b w:val="1"/>
          <w:sz w:val="28"/>
          <w:szCs w:val="28"/>
          <w:rtl w:val="0"/>
        </w:rPr>
        <w:t xml:space="preserve"> (Manasvita)</w:t>
      </w:r>
    </w:p>
    <w:p w:rsidR="00000000" w:rsidDel="00000000" w:rsidP="00000000" w:rsidRDefault="00000000" w:rsidRPr="00000000" w14:paraId="0000001C">
      <w:pPr>
        <w:numPr>
          <w:ilvl w:val="0"/>
          <w:numId w:val="8"/>
        </w:numPr>
        <w:spacing w:after="0" w:afterAutospacing="0" w:before="240" w:lineRule="auto"/>
        <w:ind w:left="720" w:hanging="360"/>
        <w:rPr>
          <w:sz w:val="22"/>
          <w:szCs w:val="22"/>
        </w:rPr>
      </w:pPr>
      <w:r w:rsidDel="00000000" w:rsidR="00000000" w:rsidRPr="00000000">
        <w:rPr>
          <w:rtl w:val="0"/>
        </w:rPr>
        <w:t xml:space="preserve">Background on the recent changes to Anaconda's terms of service (ToS).</w:t>
      </w:r>
    </w:p>
    <w:p w:rsidR="00000000" w:rsidDel="00000000" w:rsidP="00000000" w:rsidRDefault="00000000" w:rsidRPr="00000000" w14:paraId="0000001D">
      <w:pPr>
        <w:numPr>
          <w:ilvl w:val="0"/>
          <w:numId w:val="8"/>
        </w:numPr>
        <w:spacing w:after="0" w:afterAutospacing="0" w:before="0" w:beforeAutospacing="0" w:lineRule="auto"/>
        <w:ind w:left="720" w:hanging="360"/>
        <w:rPr>
          <w:sz w:val="22"/>
          <w:szCs w:val="22"/>
        </w:rPr>
      </w:pPr>
      <w:r w:rsidDel="00000000" w:rsidR="00000000" w:rsidRPr="00000000">
        <w:rPr>
          <w:rtl w:val="0"/>
        </w:rPr>
        <w:t xml:space="preserve">Link out to resources or provide materials for facilitators to understand the impact and importance of the new ToS.</w:t>
      </w:r>
    </w:p>
    <w:p w:rsidR="00000000" w:rsidDel="00000000" w:rsidP="00000000" w:rsidRDefault="00000000" w:rsidRPr="00000000" w14:paraId="0000001E">
      <w:pPr>
        <w:numPr>
          <w:ilvl w:val="0"/>
          <w:numId w:val="8"/>
        </w:numPr>
        <w:spacing w:after="240" w:before="0" w:beforeAutospacing="0" w:lineRule="auto"/>
        <w:ind w:left="720" w:hanging="360"/>
        <w:rPr>
          <w:sz w:val="22"/>
          <w:szCs w:val="22"/>
        </w:rPr>
      </w:pPr>
      <w:r w:rsidDel="00000000" w:rsidR="00000000" w:rsidRPr="00000000">
        <w:rPr>
          <w:rtl w:val="0"/>
        </w:rPr>
        <w:t xml:space="preserve">Highlight the key issues this has caused for academic institutions.</w:t>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 </w:t>
      </w:r>
    </w:p>
    <w:p w:rsidR="00000000" w:rsidDel="00000000" w:rsidP="00000000" w:rsidRDefault="00000000" w:rsidRPr="00000000" w14:paraId="00000020">
      <w:pPr>
        <w:rPr>
          <w:sz w:val="24"/>
          <w:szCs w:val="24"/>
        </w:rPr>
      </w:pPr>
      <w:r w:rsidDel="00000000" w:rsidR="00000000" w:rsidRPr="00000000">
        <w:rPr>
          <w:sz w:val="24"/>
          <w:szCs w:val="24"/>
          <w:rtl w:val="0"/>
        </w:rPr>
        <w:t xml:space="preserve">Anaconda has long been a cornerstone of scientific and academic computing, offering a robust package management system and an ecosystem that simplifies the installation and maintenance of numerous open-source libraries. It is one of the most popular methods of automatically installing packages and interfacing with AI and other package-based technologies. However, in early 2024, Anaconda Inc. updated its </w:t>
      </w:r>
      <w:hyperlink r:id="rId9">
        <w:r w:rsidDel="00000000" w:rsidR="00000000" w:rsidRPr="00000000">
          <w:rPr>
            <w:color w:val="1155cc"/>
            <w:sz w:val="24"/>
            <w:szCs w:val="24"/>
            <w:u w:val="single"/>
            <w:rtl w:val="0"/>
          </w:rPr>
          <w:t xml:space="preserve">terms of service (ToS)</w:t>
        </w:r>
      </w:hyperlink>
      <w:r w:rsidDel="00000000" w:rsidR="00000000" w:rsidRPr="00000000">
        <w:rPr>
          <w:sz w:val="24"/>
          <w:szCs w:val="24"/>
          <w:rtl w:val="0"/>
        </w:rPr>
        <w:t xml:space="preserve"> to imply that it would no longer support free access to their base distribution or their </w:t>
      </w:r>
      <w:r w:rsidDel="00000000" w:rsidR="00000000" w:rsidRPr="00000000">
        <w:rPr>
          <w:i w:val="1"/>
          <w:sz w:val="24"/>
          <w:szCs w:val="24"/>
          <w:rtl w:val="0"/>
        </w:rPr>
        <w:t xml:space="preserve">defaults</w:t>
      </w:r>
      <w:r w:rsidDel="00000000" w:rsidR="00000000" w:rsidRPr="00000000">
        <w:rPr>
          <w:sz w:val="24"/>
          <w:szCs w:val="24"/>
          <w:rtl w:val="0"/>
        </w:rPr>
        <w:t xml:space="preserve"> channel for non-commercial academic research institutions with more than 200 employees. The </w:t>
      </w:r>
      <w:hyperlink r:id="rId10">
        <w:r w:rsidDel="00000000" w:rsidR="00000000" w:rsidRPr="00000000">
          <w:rPr>
            <w:color w:val="1155cc"/>
            <w:sz w:val="24"/>
            <w:szCs w:val="24"/>
            <w:u w:val="single"/>
            <w:rtl w:val="0"/>
          </w:rPr>
          <w:t xml:space="preserve">reason</w:t>
        </w:r>
      </w:hyperlink>
      <w:r w:rsidDel="00000000" w:rsidR="00000000" w:rsidRPr="00000000">
        <w:rPr>
          <w:sz w:val="24"/>
          <w:szCs w:val="24"/>
          <w:rtl w:val="0"/>
        </w:rPr>
        <w:t xml:space="preserve"> for updating their ToS was to offset the significant costs associated with maintaining and hosting </w:t>
      </w:r>
      <w:r w:rsidDel="00000000" w:rsidR="00000000" w:rsidRPr="00000000">
        <w:rPr>
          <w:color w:val="0a1116"/>
          <w:sz w:val="24"/>
          <w:szCs w:val="24"/>
          <w:highlight w:val="white"/>
          <w:rtl w:val="0"/>
        </w:rPr>
        <w:t xml:space="preserve">their platform and services. But, </w:t>
      </w:r>
      <w:r w:rsidDel="00000000" w:rsidR="00000000" w:rsidRPr="00000000">
        <w:rPr>
          <w:sz w:val="24"/>
          <w:szCs w:val="24"/>
          <w:rtl w:val="0"/>
        </w:rPr>
        <w:t xml:space="preserve">t</w:t>
      </w:r>
      <w:r w:rsidDel="00000000" w:rsidR="00000000" w:rsidRPr="00000000">
        <w:rPr>
          <w:sz w:val="24"/>
          <w:szCs w:val="24"/>
          <w:rtl w:val="0"/>
        </w:rPr>
        <w:t xml:space="preserve">his update caused tremendous confusion and anxiety across academic communities that have historically relied upon Anaconda for their academic and research work.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In September 2024, a few months after the widespread enforcement of these changes began, a </w:t>
      </w:r>
      <w:hyperlink r:id="rId11">
        <w:r w:rsidDel="00000000" w:rsidR="00000000" w:rsidRPr="00000000">
          <w:rPr>
            <w:color w:val="1155cc"/>
            <w:sz w:val="24"/>
            <w:szCs w:val="24"/>
            <w:u w:val="single"/>
            <w:rtl w:val="0"/>
          </w:rPr>
          <w:t xml:space="preserve">blog post</w:t>
        </w:r>
      </w:hyperlink>
      <w:r w:rsidDel="00000000" w:rsidR="00000000" w:rsidRPr="00000000">
        <w:rPr>
          <w:sz w:val="24"/>
          <w:szCs w:val="24"/>
          <w:rtl w:val="0"/>
        </w:rPr>
        <w:t xml:space="preserve"> was published to clarify the intent of the update to the community. This blog post seemed to suggest that Anaconda would remain free for researchers at accredited universities, and that a revised update is forthcoming by year-end. However, the academic community continued to stay concerned, as blog posts are not legally binding (unlike ToS), which led to the creation of </w:t>
      </w:r>
      <w:hyperlink r:id="rId12">
        <w:r w:rsidDel="00000000" w:rsidR="00000000" w:rsidRPr="00000000">
          <w:rPr>
            <w:color w:val="1155cc"/>
            <w:sz w:val="24"/>
            <w:szCs w:val="24"/>
            <w:u w:val="single"/>
            <w:rtl w:val="0"/>
          </w:rPr>
          <w:t xml:space="preserve">Anaconda Transition Working Group</w:t>
        </w:r>
      </w:hyperlink>
      <w:r w:rsidDel="00000000" w:rsidR="00000000" w:rsidRPr="00000000">
        <w:rPr>
          <w:sz w:val="24"/>
          <w:szCs w:val="24"/>
          <w:rtl w:val="0"/>
        </w:rPr>
        <w:t xml:space="preserve"> (ATWG).</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ATWG comes under the umbrella of the nationwide Campus Research Computing Consortium (</w:t>
      </w:r>
      <w:hyperlink r:id="rId13">
        <w:r w:rsidDel="00000000" w:rsidR="00000000" w:rsidRPr="00000000">
          <w:rPr>
            <w:color w:val="1155cc"/>
            <w:sz w:val="24"/>
            <w:szCs w:val="24"/>
            <w:u w:val="single"/>
            <w:rtl w:val="0"/>
          </w:rPr>
          <w:t xml:space="preserve">CaRCC</w:t>
        </w:r>
      </w:hyperlink>
      <w:r w:rsidDel="00000000" w:rsidR="00000000" w:rsidRPr="00000000">
        <w:rPr>
          <w:sz w:val="24"/>
          <w:szCs w:val="24"/>
          <w:rtl w:val="0"/>
        </w:rPr>
        <w:t xml:space="preserve">). It is formed to help the research computing and data (RCD) community ensure compliance with the changes proposed by Anaconda Inc. and to come up with alternatives for package management, if needed. ATWG has been meeting weekly since October 2024 to discuss the implications of Anaconda Inc’s revised ToS and how to best communicate that to the academic community. To that end, the group has met with the Anaconda Inc. leadership a couple of times, in December 2024 and February 2025, to gain clarity on their ToS and ensure </w:t>
      </w:r>
      <w:r w:rsidDel="00000000" w:rsidR="00000000" w:rsidRPr="00000000">
        <w:rPr>
          <w:rtl w:val="0"/>
        </w:rPr>
        <w:t xml:space="preserve"> </w:t>
      </w:r>
      <w:r w:rsidDel="00000000" w:rsidR="00000000" w:rsidRPr="00000000">
        <w:rPr>
          <w:sz w:val="24"/>
          <w:szCs w:val="24"/>
          <w:rtl w:val="0"/>
        </w:rPr>
        <w:t xml:space="preserve">compliance in the face of the changes proposed by Anaconda Inc. The goals of the meetings included, but were not limited to: </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numPr>
          <w:ilvl w:val="0"/>
          <w:numId w:val="13"/>
        </w:numPr>
        <w:ind w:left="720" w:hanging="360"/>
        <w:rPr>
          <w:sz w:val="24"/>
          <w:szCs w:val="24"/>
        </w:rPr>
      </w:pPr>
      <w:r w:rsidDel="00000000" w:rsidR="00000000" w:rsidRPr="00000000">
        <w:rPr>
          <w:sz w:val="24"/>
          <w:szCs w:val="24"/>
          <w:rtl w:val="0"/>
        </w:rPr>
        <w:t xml:space="preserve">obtaining clarity on the </w:t>
      </w:r>
      <w:hyperlink r:id="rId14">
        <w:r w:rsidDel="00000000" w:rsidR="00000000" w:rsidRPr="00000000">
          <w:rPr>
            <w:color w:val="1155cc"/>
            <w:sz w:val="24"/>
            <w:szCs w:val="24"/>
            <w:u w:val="single"/>
            <w:rtl w:val="0"/>
          </w:rPr>
          <w:t xml:space="preserve">update to the ToS</w:t>
        </w:r>
      </w:hyperlink>
      <w:r w:rsidDel="00000000" w:rsidR="00000000" w:rsidRPr="00000000">
        <w:rPr>
          <w:rtl w:val="0"/>
        </w:rPr>
      </w:r>
    </w:p>
    <w:p w:rsidR="00000000" w:rsidDel="00000000" w:rsidP="00000000" w:rsidRDefault="00000000" w:rsidRPr="00000000" w14:paraId="00000027">
      <w:pPr>
        <w:numPr>
          <w:ilvl w:val="0"/>
          <w:numId w:val="13"/>
        </w:numPr>
        <w:ind w:left="720" w:hanging="360"/>
        <w:rPr>
          <w:sz w:val="24"/>
          <w:szCs w:val="24"/>
        </w:rPr>
      </w:pPr>
      <w:r w:rsidDel="00000000" w:rsidR="00000000" w:rsidRPr="00000000">
        <w:rPr>
          <w:sz w:val="24"/>
          <w:szCs w:val="24"/>
          <w:rtl w:val="0"/>
        </w:rPr>
        <w:t xml:space="preserve">the current status of proposed changes</w:t>
      </w:r>
    </w:p>
    <w:p w:rsidR="00000000" w:rsidDel="00000000" w:rsidP="00000000" w:rsidRDefault="00000000" w:rsidRPr="00000000" w14:paraId="00000028">
      <w:pPr>
        <w:numPr>
          <w:ilvl w:val="0"/>
          <w:numId w:val="13"/>
        </w:numPr>
        <w:ind w:left="720" w:hanging="360"/>
        <w:rPr>
          <w:sz w:val="24"/>
          <w:szCs w:val="24"/>
        </w:rPr>
      </w:pPr>
      <w:r w:rsidDel="00000000" w:rsidR="00000000" w:rsidRPr="00000000">
        <w:rPr>
          <w:sz w:val="24"/>
          <w:szCs w:val="24"/>
          <w:rtl w:val="0"/>
        </w:rPr>
        <w:t xml:space="preserve">implications of the change on the larger community</w:t>
      </w:r>
    </w:p>
    <w:p w:rsidR="00000000" w:rsidDel="00000000" w:rsidP="00000000" w:rsidRDefault="00000000" w:rsidRPr="00000000" w14:paraId="00000029">
      <w:pPr>
        <w:numPr>
          <w:ilvl w:val="0"/>
          <w:numId w:val="13"/>
        </w:numPr>
        <w:ind w:left="720" w:hanging="360"/>
        <w:rPr>
          <w:sz w:val="24"/>
          <w:szCs w:val="24"/>
        </w:rPr>
      </w:pPr>
      <w:r w:rsidDel="00000000" w:rsidR="00000000" w:rsidRPr="00000000">
        <w:rPr>
          <w:sz w:val="24"/>
          <w:szCs w:val="24"/>
          <w:rtl w:val="0"/>
        </w:rPr>
        <w:t xml:space="preserve">thoughts and suggestions on how to proceed</w:t>
      </w:r>
    </w:p>
    <w:p w:rsidR="00000000" w:rsidDel="00000000" w:rsidP="00000000" w:rsidRDefault="00000000" w:rsidRPr="00000000" w14:paraId="0000002A">
      <w:pPr>
        <w:numPr>
          <w:ilvl w:val="0"/>
          <w:numId w:val="13"/>
        </w:numPr>
        <w:ind w:left="720" w:hanging="360"/>
        <w:rPr>
          <w:sz w:val="24"/>
          <w:szCs w:val="24"/>
        </w:rPr>
      </w:pPr>
      <w:r w:rsidDel="00000000" w:rsidR="00000000" w:rsidRPr="00000000">
        <w:rPr>
          <w:sz w:val="24"/>
          <w:szCs w:val="24"/>
          <w:rtl w:val="0"/>
        </w:rPr>
        <w:t xml:space="preserve">specific compliance details for various types of institutions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sz w:val="24"/>
          <w:szCs w:val="24"/>
          <w:rtl w:val="0"/>
        </w:rPr>
        <w:t xml:space="preserve">Before we proceed, it is important to make the distinction between several terminologies used here. Anaconda, as a term, could refer to the company, a package distribution channel, or a package management software distribution, depending on the context. It could, sometimes, also be used to refer to the environment management software “conda”. On the other hand, </w:t>
      </w:r>
      <w:hyperlink r:id="rId15">
        <w:r w:rsidDel="00000000" w:rsidR="00000000" w:rsidRPr="00000000">
          <w:rPr>
            <w:color w:val="1155cc"/>
            <w:sz w:val="24"/>
            <w:szCs w:val="24"/>
            <w:u w:val="single"/>
            <w:rtl w:val="0"/>
          </w:rPr>
          <w:t xml:space="preserve">Anaconda, Inc.</w:t>
        </w:r>
      </w:hyperlink>
      <w:r w:rsidDel="00000000" w:rsidR="00000000" w:rsidRPr="00000000">
        <w:rPr>
          <w:sz w:val="24"/>
          <w:szCs w:val="24"/>
          <w:rtl w:val="0"/>
        </w:rPr>
        <w:t xml:space="preserve">, strictly refers to the privately owned, for-profit company responsible for the well-known ecosystem for managing scientific software packages. Finally, Anaconda distribution refers to the software bundle containing “conda”, Anaconda Navigator (desktop application with graphical interface for managing packages, channels, and environments within the Anaconda, Inc. ecosystem), a pre-configured “base” environment, and pre-configured </w:t>
      </w:r>
      <w:ins w:author="Bryan Raney" w:id="2" w:date="2025-06-20T17:08:42Z">
        <w:r w:rsidDel="00000000" w:rsidR="00000000" w:rsidRPr="00000000">
          <w:rPr>
            <w:sz w:val="24"/>
            <w:szCs w:val="24"/>
            <w:rtl w:val="0"/>
          </w:rPr>
          <w:t xml:space="preserve">package distribution</w:t>
        </w:r>
      </w:ins>
      <w:del w:author="Bryan Raney" w:id="2" w:date="2025-06-20T17:08:42Z">
        <w:r w:rsidDel="00000000" w:rsidR="00000000" w:rsidRPr="00000000">
          <w:rPr>
            <w:sz w:val="24"/>
            <w:szCs w:val="24"/>
            <w:rtl w:val="0"/>
          </w:rPr>
          <w:delText xml:space="preserve">default</w:delText>
        </w:r>
      </w:del>
      <w:r w:rsidDel="00000000" w:rsidR="00000000" w:rsidRPr="00000000">
        <w:rPr>
          <w:sz w:val="24"/>
          <w:szCs w:val="24"/>
          <w:rtl w:val="0"/>
        </w:rPr>
        <w:t xml:space="preserve"> channels. </w:t>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ind w:left="0" w:firstLine="0"/>
        <w:rPr>
          <w:sz w:val="24"/>
          <w:szCs w:val="24"/>
        </w:rPr>
      </w:pPr>
      <w:r w:rsidDel="00000000" w:rsidR="00000000" w:rsidRPr="00000000">
        <w:rPr>
          <w:sz w:val="24"/>
          <w:szCs w:val="24"/>
          <w:rtl w:val="0"/>
        </w:rPr>
        <w:t xml:space="preserve">According to the updated ToS, downloading the distribution is covered. However, the Anaconda channel that is maintained by the company is subject to ToS. Additionally, “conda” and its </w:t>
      </w:r>
      <w:hyperlink r:id="rId16">
        <w:r w:rsidDel="00000000" w:rsidR="00000000" w:rsidRPr="00000000">
          <w:rPr>
            <w:color w:val="1155cc"/>
            <w:sz w:val="24"/>
            <w:szCs w:val="24"/>
            <w:u w:val="single"/>
            <w:rtl w:val="0"/>
          </w:rPr>
          <w:t xml:space="preserve">repository</w:t>
        </w:r>
      </w:hyperlink>
      <w:r w:rsidDel="00000000" w:rsidR="00000000" w:rsidRPr="00000000">
        <w:rPr>
          <w:sz w:val="24"/>
          <w:szCs w:val="24"/>
          <w:rtl w:val="0"/>
        </w:rPr>
        <w:t xml:space="preserve"> is a Free and Open-Source Software (FOSS) with Berkley Source Distribution (</w:t>
      </w:r>
      <w:hyperlink r:id="rId17">
        <w:r w:rsidDel="00000000" w:rsidR="00000000" w:rsidRPr="00000000">
          <w:rPr>
            <w:color w:val="1155cc"/>
            <w:sz w:val="24"/>
            <w:szCs w:val="24"/>
            <w:u w:val="single"/>
            <w:rtl w:val="0"/>
          </w:rPr>
          <w:t xml:space="preserve">BSD</w:t>
        </w:r>
      </w:hyperlink>
      <w:r w:rsidDel="00000000" w:rsidR="00000000" w:rsidRPr="00000000">
        <w:rPr>
          <w:sz w:val="24"/>
          <w:szCs w:val="24"/>
          <w:rtl w:val="0"/>
        </w:rPr>
        <w:t xml:space="preserve">) license that is widely used in the Anaconda Distribution, Miniconda, and Miniforge installers. The primary issues associated with these change(s) include, but are not limited to: </w:t>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numPr>
          <w:ilvl w:val="0"/>
          <w:numId w:val="2"/>
        </w:numPr>
        <w:ind w:left="720" w:hanging="360"/>
        <w:rPr>
          <w:sz w:val="24"/>
          <w:szCs w:val="24"/>
          <w:u w:val="none"/>
        </w:rPr>
      </w:pPr>
      <w:r w:rsidDel="00000000" w:rsidR="00000000" w:rsidRPr="00000000">
        <w:rPr>
          <w:sz w:val="24"/>
          <w:szCs w:val="24"/>
          <w:rtl w:val="0"/>
        </w:rPr>
        <w:t xml:space="preserve">Licensing Costs: Institutions with more than 200 employees must now pay for a commercial license to use Anaconda.</w:t>
      </w:r>
    </w:p>
    <w:p w:rsidR="00000000" w:rsidDel="00000000" w:rsidP="00000000" w:rsidRDefault="00000000" w:rsidRPr="00000000" w14:paraId="00000031">
      <w:pPr>
        <w:numPr>
          <w:ilvl w:val="0"/>
          <w:numId w:val="2"/>
        </w:numPr>
        <w:ind w:left="720" w:hanging="360"/>
        <w:rPr>
          <w:sz w:val="24"/>
          <w:szCs w:val="24"/>
          <w:u w:val="none"/>
        </w:rPr>
      </w:pPr>
      <w:r w:rsidDel="00000000" w:rsidR="00000000" w:rsidRPr="00000000">
        <w:rPr>
          <w:sz w:val="24"/>
          <w:szCs w:val="24"/>
          <w:rtl w:val="0"/>
        </w:rPr>
        <w:t xml:space="preserve">Compliance: Institutions are receiving notices from Anaconda about non-compliance with the new ToS. See </w:t>
      </w:r>
      <w:hyperlink r:id="rId18">
        <w:r w:rsidDel="00000000" w:rsidR="00000000" w:rsidRPr="00000000">
          <w:rPr>
            <w:color w:val="1155cc"/>
            <w:sz w:val="24"/>
            <w:szCs w:val="24"/>
            <w:u w:val="single"/>
            <w:rtl w:val="0"/>
          </w:rPr>
          <w:t xml:space="preserve">Anaconda puts the squeeze on data scientists • The Register</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2">
      <w:pPr>
        <w:numPr>
          <w:ilvl w:val="0"/>
          <w:numId w:val="2"/>
        </w:numPr>
        <w:ind w:left="720" w:hanging="360"/>
        <w:rPr>
          <w:sz w:val="24"/>
          <w:szCs w:val="24"/>
          <w:u w:val="none"/>
        </w:rPr>
      </w:pPr>
      <w:r w:rsidDel="00000000" w:rsidR="00000000" w:rsidRPr="00000000">
        <w:rPr>
          <w:sz w:val="24"/>
          <w:szCs w:val="24"/>
          <w:rtl w:val="0"/>
        </w:rPr>
        <w:t xml:space="preserve">Heavy Dependence: Academic institutions contribute significantly to open-source software used within Anaconda. Based on the above, any institution with more than 200 employees will now be required to pay for access.</w:t>
      </w:r>
    </w:p>
    <w:p w:rsidR="00000000" w:rsidDel="00000000" w:rsidP="00000000" w:rsidRDefault="00000000" w:rsidRPr="00000000" w14:paraId="00000033">
      <w:pPr>
        <w:numPr>
          <w:ilvl w:val="0"/>
          <w:numId w:val="2"/>
        </w:numPr>
        <w:ind w:left="720" w:hanging="360"/>
        <w:rPr>
          <w:sz w:val="24"/>
          <w:szCs w:val="24"/>
          <w:u w:val="none"/>
        </w:rPr>
      </w:pPr>
      <w:r w:rsidDel="00000000" w:rsidR="00000000" w:rsidRPr="00000000">
        <w:rPr>
          <w:sz w:val="24"/>
          <w:szCs w:val="24"/>
          <w:rtl w:val="0"/>
        </w:rPr>
        <w:t xml:space="preserve">Budget Constraints: Many institutions and researchers operate under tight budgets, even more so now than ever, that do not account for unexpected licensing costs.</w:t>
      </w:r>
    </w:p>
    <w:p w:rsidR="00000000" w:rsidDel="00000000" w:rsidP="00000000" w:rsidRDefault="00000000" w:rsidRPr="00000000" w14:paraId="00000034">
      <w:pPr>
        <w:numPr>
          <w:ilvl w:val="0"/>
          <w:numId w:val="2"/>
        </w:numPr>
        <w:ind w:left="720" w:hanging="360"/>
        <w:rPr>
          <w:sz w:val="24"/>
          <w:szCs w:val="24"/>
          <w:u w:val="none"/>
        </w:rPr>
      </w:pPr>
      <w:r w:rsidDel="00000000" w:rsidR="00000000" w:rsidRPr="00000000">
        <w:rPr>
          <w:sz w:val="24"/>
          <w:szCs w:val="24"/>
          <w:rtl w:val="0"/>
        </w:rPr>
        <w:t xml:space="preserve">Operational Challenges: The sudden implementation of these changes has disrupted workflows, requiring rapid reassessment of how institutions and research computing teams should manage software environments.</w:t>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 </w:t>
      </w:r>
    </w:p>
    <w:p w:rsidR="00000000" w:rsidDel="00000000" w:rsidP="00000000" w:rsidRDefault="00000000" w:rsidRPr="00000000" w14:paraId="00000036">
      <w:pPr>
        <w:rPr>
          <w:sz w:val="24"/>
          <w:szCs w:val="24"/>
        </w:rPr>
      </w:pPr>
      <w:r w:rsidDel="00000000" w:rsidR="00000000" w:rsidRPr="00000000">
        <w:rPr>
          <w:sz w:val="24"/>
          <w:szCs w:val="24"/>
          <w:rtl w:val="0"/>
        </w:rPr>
        <w:t xml:space="preserve">To address these challenges, ATWG has initiated several actions: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numPr>
          <w:ilvl w:val="0"/>
          <w:numId w:val="9"/>
        </w:numPr>
        <w:ind w:left="720" w:hanging="360"/>
        <w:rPr>
          <w:sz w:val="24"/>
          <w:szCs w:val="24"/>
          <w:u w:val="none"/>
        </w:rPr>
      </w:pPr>
      <w:r w:rsidDel="00000000" w:rsidR="00000000" w:rsidRPr="00000000">
        <w:rPr>
          <w:sz w:val="24"/>
          <w:szCs w:val="24"/>
          <w:rtl w:val="0"/>
        </w:rPr>
        <w:t xml:space="preserve">Communication with Anaconda Inc.: As noted above, we have had two meetings with Anaconda Inc. leadership and representatives. The main goals of those meetings were to understand their licensing model better and to advocate for equitable treatment of academic institutions.</w:t>
      </w:r>
    </w:p>
    <w:p w:rsidR="00000000" w:rsidDel="00000000" w:rsidP="00000000" w:rsidRDefault="00000000" w:rsidRPr="00000000" w14:paraId="00000039">
      <w:pPr>
        <w:numPr>
          <w:ilvl w:val="0"/>
          <w:numId w:val="9"/>
        </w:numPr>
        <w:ind w:left="720" w:hanging="360"/>
        <w:rPr>
          <w:sz w:val="24"/>
          <w:szCs w:val="24"/>
          <w:u w:val="none"/>
        </w:rPr>
      </w:pPr>
      <w:r w:rsidDel="00000000" w:rsidR="00000000" w:rsidRPr="00000000">
        <w:rPr>
          <w:sz w:val="24"/>
          <w:szCs w:val="24"/>
          <w:rtl w:val="0"/>
        </w:rPr>
        <w:t xml:space="preserve">Internal collaboration: Institutions within CaRCC are sharing their experiences and strategies for adapting to the new licensing model, including alternative solutions. ATWG has reached out to CaRCC community members in the form of a user survey to understand their usage and the level of dependence on Anaconda. [</w:t>
      </w:r>
      <w:commentRangeStart w:id="1"/>
      <w:commentRangeStart w:id="2"/>
      <w:r w:rsidDel="00000000" w:rsidR="00000000" w:rsidRPr="00000000">
        <w:rPr>
          <w:sz w:val="24"/>
          <w:szCs w:val="24"/>
          <w:rtl w:val="0"/>
        </w:rPr>
        <w:t xml:space="preserve">Should we consider publishing the results of that survey?</w:t>
      </w:r>
      <w:commentRangeEnd w:id="1"/>
      <w:r w:rsidDel="00000000" w:rsidR="00000000" w:rsidRPr="00000000">
        <w:commentReference w:id="1"/>
      </w:r>
      <w:commentRangeEnd w:id="2"/>
      <w:r w:rsidDel="00000000" w:rsidR="00000000" w:rsidRPr="00000000">
        <w:commentReference w:id="2"/>
      </w:r>
      <w:r w:rsidDel="00000000" w:rsidR="00000000" w:rsidRPr="00000000">
        <w:rPr>
          <w:sz w:val="24"/>
          <w:szCs w:val="24"/>
          <w:rtl w:val="0"/>
        </w:rPr>
        <w:t xml:space="preserve">]</w:t>
      </w:r>
    </w:p>
    <w:p w:rsidR="00000000" w:rsidDel="00000000" w:rsidP="00000000" w:rsidRDefault="00000000" w:rsidRPr="00000000" w14:paraId="0000003A">
      <w:pPr>
        <w:numPr>
          <w:ilvl w:val="0"/>
          <w:numId w:val="9"/>
        </w:numPr>
        <w:ind w:left="720" w:hanging="360"/>
        <w:rPr>
          <w:sz w:val="24"/>
          <w:szCs w:val="24"/>
          <w:u w:val="none"/>
        </w:rPr>
      </w:pPr>
      <w:r w:rsidDel="00000000" w:rsidR="00000000" w:rsidRPr="00000000">
        <w:rPr>
          <w:sz w:val="24"/>
          <w:szCs w:val="24"/>
          <w:rtl w:val="0"/>
        </w:rPr>
        <w:t xml:space="preserve">Exploring alternatives: </w:t>
      </w:r>
      <w:r w:rsidDel="00000000" w:rsidR="00000000" w:rsidRPr="00000000">
        <w:rPr>
          <w:rtl w:val="0"/>
        </w:rPr>
        <w:t xml:space="preserve"> </w:t>
      </w:r>
      <w:r w:rsidDel="00000000" w:rsidR="00000000" w:rsidRPr="00000000">
        <w:rPr>
          <w:sz w:val="24"/>
          <w:szCs w:val="24"/>
          <w:rtl w:val="0"/>
        </w:rPr>
        <w:t xml:space="preserve">Discussions are underway to evaluate alternative tools and approaches for managing software environments. This includes exploring open-source installers, such as Miniforge, and utilizing package managers like </w:t>
      </w:r>
      <w:hyperlink r:id="rId19">
        <w:r w:rsidDel="00000000" w:rsidR="00000000" w:rsidRPr="00000000">
          <w:rPr>
            <w:color w:val="1155cc"/>
            <w:sz w:val="24"/>
            <w:szCs w:val="24"/>
            <w:u w:val="single"/>
            <w:rtl w:val="0"/>
          </w:rPr>
          <w:t xml:space="preserve">Mamba</w:t>
        </w:r>
      </w:hyperlink>
      <w:r w:rsidDel="00000000" w:rsidR="00000000" w:rsidRPr="00000000">
        <w:rPr>
          <w:sz w:val="24"/>
          <w:szCs w:val="24"/>
          <w:rtl w:val="0"/>
        </w:rPr>
        <w:t xml:space="preserve">, </w:t>
      </w:r>
      <w:hyperlink r:id="rId20">
        <w:r w:rsidDel="00000000" w:rsidR="00000000" w:rsidRPr="00000000">
          <w:rPr>
            <w:color w:val="1155cc"/>
            <w:sz w:val="24"/>
            <w:szCs w:val="24"/>
            <w:u w:val="single"/>
            <w:rtl w:val="0"/>
          </w:rPr>
          <w:t xml:space="preserve">Pip</w:t>
        </w:r>
      </w:hyperlink>
      <w:r w:rsidDel="00000000" w:rsidR="00000000" w:rsidRPr="00000000">
        <w:rPr>
          <w:sz w:val="24"/>
          <w:szCs w:val="24"/>
          <w:rtl w:val="0"/>
        </w:rPr>
        <w:t xml:space="preserve">, </w:t>
      </w:r>
      <w:hyperlink r:id="rId21">
        <w:r w:rsidDel="00000000" w:rsidR="00000000" w:rsidRPr="00000000">
          <w:rPr>
            <w:color w:val="1155cc"/>
            <w:sz w:val="24"/>
            <w:szCs w:val="24"/>
            <w:u w:val="single"/>
            <w:rtl w:val="0"/>
          </w:rPr>
          <w:t xml:space="preserve">Pixi</w:t>
        </w:r>
      </w:hyperlink>
      <w:r w:rsidDel="00000000" w:rsidR="00000000" w:rsidRPr="00000000">
        <w:rPr>
          <w:sz w:val="24"/>
          <w:szCs w:val="24"/>
          <w:rtl w:val="0"/>
        </w:rPr>
        <w:t xml:space="preserve">, and/or </w:t>
      </w:r>
      <w:hyperlink r:id="rId22">
        <w:r w:rsidDel="00000000" w:rsidR="00000000" w:rsidRPr="00000000">
          <w:rPr>
            <w:color w:val="1155cc"/>
            <w:sz w:val="24"/>
            <w:szCs w:val="24"/>
            <w:u w:val="single"/>
            <w:rtl w:val="0"/>
          </w:rPr>
          <w:t xml:space="preserve">UV</w:t>
        </w:r>
      </w:hyperlink>
      <w:r w:rsidDel="00000000" w:rsidR="00000000" w:rsidRPr="00000000">
        <w:rPr>
          <w:sz w:val="24"/>
          <w:szCs w:val="24"/>
          <w:rtl w:val="0"/>
        </w:rPr>
        <w:t xml:space="preserve">. Additionally, looking into </w:t>
      </w:r>
      <w:commentRangeStart w:id="3"/>
      <w:r w:rsidDel="00000000" w:rsidR="00000000" w:rsidRPr="00000000">
        <w:rPr>
          <w:sz w:val="24"/>
          <w:szCs w:val="24"/>
          <w:rtl w:val="0"/>
        </w:rPr>
        <w:t xml:space="preserve">containerization platforms</w:t>
      </w:r>
      <w:commentRangeEnd w:id="3"/>
      <w:r w:rsidDel="00000000" w:rsidR="00000000" w:rsidRPr="00000000">
        <w:commentReference w:id="3"/>
      </w:r>
      <w:r w:rsidDel="00000000" w:rsidR="00000000" w:rsidRPr="00000000">
        <w:rPr>
          <w:sz w:val="24"/>
          <w:szCs w:val="24"/>
          <w:rtl w:val="0"/>
        </w:rPr>
        <w:t xml:space="preserve"> like </w:t>
      </w:r>
      <w:hyperlink r:id="rId23">
        <w:r w:rsidDel="00000000" w:rsidR="00000000" w:rsidRPr="00000000">
          <w:rPr>
            <w:color w:val="1155cc"/>
            <w:sz w:val="24"/>
            <w:szCs w:val="24"/>
            <w:u w:val="single"/>
            <w:rtl w:val="0"/>
          </w:rPr>
          <w:t xml:space="preserve">Singularity</w:t>
        </w:r>
      </w:hyperlink>
      <w:r w:rsidDel="00000000" w:rsidR="00000000" w:rsidRPr="00000000">
        <w:rPr>
          <w:sz w:val="24"/>
          <w:szCs w:val="24"/>
          <w:rtl w:val="0"/>
        </w:rPr>
        <w:t xml:space="preserve"> or </w:t>
      </w:r>
      <w:hyperlink r:id="rId24">
        <w:r w:rsidDel="00000000" w:rsidR="00000000" w:rsidRPr="00000000">
          <w:rPr>
            <w:color w:val="1155cc"/>
            <w:sz w:val="24"/>
            <w:szCs w:val="24"/>
            <w:u w:val="single"/>
            <w:rtl w:val="0"/>
          </w:rPr>
          <w:t xml:space="preserve">Docker</w:t>
        </w:r>
      </w:hyperlink>
      <w:r w:rsidDel="00000000" w:rsidR="00000000" w:rsidRPr="00000000">
        <w:rPr>
          <w:sz w:val="24"/>
          <w:szCs w:val="24"/>
          <w:rtl w:val="0"/>
        </w:rPr>
        <w:t xml:space="preserve"> could be a possible alternative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sz w:val="28"/>
          <w:szCs w:val="28"/>
        </w:rPr>
      </w:pPr>
      <w:bookmarkStart w:colFirst="0" w:colLast="0" w:name="_p1om5reyy984" w:id="3"/>
      <w:bookmarkEnd w:id="3"/>
      <w:r w:rsidDel="00000000" w:rsidR="00000000" w:rsidRPr="00000000">
        <w:rPr>
          <w:b w:val="1"/>
          <w:sz w:val="28"/>
          <w:szCs w:val="28"/>
          <w:rtl w:val="0"/>
        </w:rPr>
        <w:t xml:space="preserve">Impact on Academic Institutions (A. Romero)</w:t>
      </w:r>
    </w:p>
    <w:p w:rsidR="00000000" w:rsidDel="00000000" w:rsidP="00000000" w:rsidRDefault="00000000" w:rsidRPr="00000000" w14:paraId="0000003D">
      <w:pPr>
        <w:spacing w:after="240" w:lineRule="auto"/>
        <w:rPr>
          <w:sz w:val="24"/>
          <w:szCs w:val="24"/>
        </w:rPr>
      </w:pPr>
      <w:r w:rsidDel="00000000" w:rsidR="00000000" w:rsidRPr="00000000">
        <w:rPr>
          <w:sz w:val="24"/>
          <w:szCs w:val="24"/>
          <w:rtl w:val="0"/>
        </w:rPr>
        <w:t xml:space="preserve">Academic organizations now face a cascade of practical and financial hurdles as a result of Anaconda’s revised Terms of Service:</w:t>
      </w:r>
    </w:p>
    <w:p w:rsidR="00000000" w:rsidDel="00000000" w:rsidP="00000000" w:rsidRDefault="00000000" w:rsidRPr="00000000" w14:paraId="0000003E">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Escalating Licensing Costs</w:t>
        <w:br w:type="textWrapping"/>
        <w:br w:type="textWrapping"/>
      </w:r>
      <w:r w:rsidDel="00000000" w:rsidR="00000000" w:rsidRPr="00000000">
        <w:rPr>
          <w:sz w:val="24"/>
          <w:szCs w:val="24"/>
          <w:rtl w:val="0"/>
        </w:rPr>
        <w:t xml:space="preserve">Under the new model, any institution with more than 200 employees must purchase a commercial license.  For a typical mid‐sized university—supporting dozens of departments, central IT-managed HPC clusters, and distributed lab installations—annual fees could reach tens of thousands of dollars.  These unplanned expenses threaten to divert funding away from core research and teaching needs.</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Compliance Ambiguity</w:t>
        <w:br w:type="textWrapping"/>
        <w:br w:type="textWrapping"/>
      </w:r>
      <w:r w:rsidDel="00000000" w:rsidR="00000000" w:rsidRPr="00000000">
        <w:rPr>
          <w:sz w:val="24"/>
          <w:szCs w:val="24"/>
          <w:rtl w:val="0"/>
        </w:rPr>
        <w:t xml:space="preserve">CaRCC members report receiving “non-compliance” notices for shared installations on central clusters.  Key questions remain unanswered:</w:t>
        <w:br w:type="textWrapping"/>
      </w:r>
    </w:p>
    <w:p w:rsidR="00000000" w:rsidDel="00000000" w:rsidP="00000000" w:rsidRDefault="00000000" w:rsidRPr="00000000" w14:paraId="00000040">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Does an “academic tier” exemption cover external collaborators (NSF- or DOE-funded researchers without formal university appointments)?</w:t>
        <w:br w:type="textWrapping"/>
      </w:r>
    </w:p>
    <w:p w:rsidR="00000000" w:rsidDel="00000000" w:rsidP="00000000" w:rsidRDefault="00000000" w:rsidRPr="00000000" w14:paraId="00000041">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Can the institution provide a single “proof of affiliation” to Anaconda, or must every individual user register separately?</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Transition Overhead</w:t>
        <w:br w:type="textWrapping"/>
        <w:br w:type="textWrapping"/>
      </w:r>
      <w:r w:rsidDel="00000000" w:rsidR="00000000" w:rsidRPr="00000000">
        <w:rPr>
          <w:sz w:val="24"/>
          <w:szCs w:val="24"/>
          <w:rtl w:val="0"/>
        </w:rPr>
        <w:t xml:space="preserve">Moving away from Anaconda—whether to conda-forge/Miniconda, Spack, or containers—requires substantial IT staff time, retraining of faculty and students, and revalidation of research pipelines. One peer university estimates that piloting a Spack migration consumed over 200 staff-hours and delayed several high-priority simulation campaigns by weeks.</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Disruption to Scientific Workflows</w:t>
        <w:br w:type="textWrapping"/>
        <w:br w:type="textWrapping"/>
      </w:r>
      <w:r w:rsidDel="00000000" w:rsidR="00000000" w:rsidRPr="00000000">
        <w:rPr>
          <w:sz w:val="24"/>
          <w:szCs w:val="24"/>
          <w:rtl w:val="0"/>
        </w:rPr>
        <w:t xml:space="preserve">Researchers rely on the ease of conda install and prebuilt binary packages for everything from molecular dynamics to machine-learning toolkits. Any interruption in Anaconda service risks halting active data analyses, reproducibility efforts, and deadline-driven computational experiments.</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Complications for Collaboration</w:t>
        <w:br w:type="textWrapping"/>
        <w:br w:type="textWrapping"/>
      </w:r>
      <w:r w:rsidDel="00000000" w:rsidR="00000000" w:rsidRPr="00000000">
        <w:rPr>
          <w:sz w:val="24"/>
          <w:szCs w:val="24"/>
          <w:rtl w:val="0"/>
        </w:rPr>
        <w:t xml:space="preserve">In multi-institution projects—such as DOE-lab partnerships or interdisciplinary centers—a fragmented licensing landscape could force collaborators onto different package ecosystems, undermining shared environment files, container images, and joint development workflows.</w:t>
        <w:br w:type="textWrapping"/>
      </w:r>
    </w:p>
    <w:p w:rsidR="00000000" w:rsidDel="00000000" w:rsidP="00000000" w:rsidRDefault="00000000" w:rsidRPr="00000000" w14:paraId="00000045">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Strained Budgets and Sustainability</w:t>
        <w:br w:type="textWrapping"/>
        <w:br w:type="textWrapping"/>
      </w:r>
      <w:r w:rsidDel="00000000" w:rsidR="00000000" w:rsidRPr="00000000">
        <w:rPr>
          <w:sz w:val="24"/>
          <w:szCs w:val="24"/>
          <w:rtl w:val="0"/>
        </w:rPr>
        <w:t xml:space="preserve">Redirecting grant funds and departmental budgets toward license fees may force difficult trade-offs: hiring fewer graduate students, postponing hardware upgrades, or reducing support for other open-source tools critical to our teaching and research missions.</w: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sz w:val="28"/>
          <w:szCs w:val="28"/>
        </w:rPr>
      </w:pPr>
      <w:bookmarkStart w:colFirst="0" w:colLast="0" w:name="_n3vtkkhvt7cx" w:id="4"/>
      <w:bookmarkEnd w:id="4"/>
      <w:r w:rsidDel="00000000" w:rsidR="00000000" w:rsidRPr="00000000">
        <w:rPr>
          <w:b w:val="1"/>
          <w:sz w:val="28"/>
          <w:szCs w:val="28"/>
          <w:rtl w:val="0"/>
        </w:rPr>
        <w:t xml:space="preserve">Licensing</w:t>
      </w:r>
      <w:r w:rsidDel="00000000" w:rsidR="00000000" w:rsidRPr="00000000">
        <w:rPr>
          <w:b w:val="1"/>
          <w:sz w:val="28"/>
          <w:szCs w:val="28"/>
          <w:rtl w:val="0"/>
        </w:rPr>
        <w:t xml:space="preserve"> and Cost Implications (Manasvita)</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rtl w:val="0"/>
        </w:rPr>
        <w:t xml:space="preserve">Provide an overview of the new Anaconda licensing structure for academic institutions</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Discuss the cost burden this places on institutions, especially smaller or underfunded research groups</w:t>
      </w:r>
    </w:p>
    <w:p w:rsidR="00000000" w:rsidDel="00000000" w:rsidP="00000000" w:rsidRDefault="00000000" w:rsidRPr="00000000" w14:paraId="00000049">
      <w:pPr>
        <w:numPr>
          <w:ilvl w:val="0"/>
          <w:numId w:val="6"/>
        </w:numPr>
        <w:spacing w:after="240" w:before="0" w:beforeAutospacing="0" w:lineRule="auto"/>
        <w:ind w:left="720" w:hanging="360"/>
      </w:pPr>
      <w:r w:rsidDel="00000000" w:rsidR="00000000" w:rsidRPr="00000000">
        <w:rPr>
          <w:rtl w:val="0"/>
        </w:rPr>
        <w:t xml:space="preserve">Highlight the potential impact on research output and collaboration</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At the start of 2025, Anaconda Inc. </w:t>
      </w:r>
      <w:hyperlink r:id="rId25">
        <w:r w:rsidDel="00000000" w:rsidR="00000000" w:rsidRPr="00000000">
          <w:rPr>
            <w:color w:val="1155cc"/>
            <w:sz w:val="24"/>
            <w:szCs w:val="24"/>
            <w:u w:val="single"/>
            <w:rtl w:val="0"/>
          </w:rPr>
          <w:t xml:space="preserve">released</w:t>
        </w:r>
      </w:hyperlink>
      <w:r w:rsidDel="00000000" w:rsidR="00000000" w:rsidRPr="00000000">
        <w:rPr>
          <w:sz w:val="24"/>
          <w:szCs w:val="24"/>
          <w:rtl w:val="0"/>
        </w:rPr>
        <w:t xml:space="preserve"> </w:t>
      </w:r>
      <w:hyperlink r:id="rId26">
        <w:r w:rsidDel="00000000" w:rsidR="00000000" w:rsidRPr="00000000">
          <w:rPr>
            <w:color w:val="1155cc"/>
            <w:sz w:val="24"/>
            <w:szCs w:val="24"/>
            <w:u w:val="single"/>
            <w:rtl w:val="0"/>
          </w:rPr>
          <w:t xml:space="preserve">Anaconda for Education</w:t>
        </w:r>
      </w:hyperlink>
      <w:r w:rsidDel="00000000" w:rsidR="00000000" w:rsidRPr="00000000">
        <w:rPr>
          <w:sz w:val="24"/>
          <w:szCs w:val="24"/>
          <w:rtl w:val="0"/>
        </w:rPr>
        <w:t xml:space="preserve"> to accelerate AI learning across the academic community for free of charge. This includes access to free AI courses, storage, and tools at no cost to users, such as researchers, students, and educators with an academic access to the Anaconda Starter plan. The products and tools that are included in this package are </w:t>
      </w:r>
      <w:hyperlink r:id="rId27">
        <w:r w:rsidDel="00000000" w:rsidR="00000000" w:rsidRPr="00000000">
          <w:rPr>
            <w:color w:val="1155cc"/>
            <w:sz w:val="24"/>
            <w:szCs w:val="24"/>
            <w:u w:val="single"/>
            <w:rtl w:val="0"/>
          </w:rPr>
          <w:t xml:space="preserve">Anaconda Distribution</w:t>
        </w:r>
      </w:hyperlink>
      <w:r w:rsidDel="00000000" w:rsidR="00000000" w:rsidRPr="00000000">
        <w:rPr>
          <w:sz w:val="24"/>
          <w:szCs w:val="24"/>
          <w:rtl w:val="0"/>
        </w:rPr>
        <w:t xml:space="preserve">, </w:t>
      </w:r>
      <w:hyperlink r:id="rId28">
        <w:r w:rsidDel="00000000" w:rsidR="00000000" w:rsidRPr="00000000">
          <w:rPr>
            <w:color w:val="1155cc"/>
            <w:sz w:val="24"/>
            <w:szCs w:val="24"/>
            <w:u w:val="single"/>
            <w:rtl w:val="0"/>
          </w:rPr>
          <w:t xml:space="preserve">Anaconda Navigator</w:t>
        </w:r>
      </w:hyperlink>
      <w:r w:rsidDel="00000000" w:rsidR="00000000" w:rsidRPr="00000000">
        <w:rPr>
          <w:sz w:val="24"/>
          <w:szCs w:val="24"/>
          <w:rtl w:val="0"/>
        </w:rPr>
        <w:t xml:space="preserve">, </w:t>
      </w:r>
      <w:hyperlink r:id="rId29">
        <w:r w:rsidDel="00000000" w:rsidR="00000000" w:rsidRPr="00000000">
          <w:rPr>
            <w:color w:val="1155cc"/>
            <w:sz w:val="24"/>
            <w:szCs w:val="24"/>
            <w:u w:val="single"/>
            <w:rtl w:val="0"/>
          </w:rPr>
          <w:t xml:space="preserve">Anaconda AI Assistant</w:t>
        </w:r>
      </w:hyperlink>
      <w:r w:rsidDel="00000000" w:rsidR="00000000" w:rsidRPr="00000000">
        <w:rPr>
          <w:sz w:val="24"/>
          <w:szCs w:val="24"/>
          <w:rtl w:val="0"/>
        </w:rPr>
        <w:t xml:space="preserve">, </w:t>
      </w:r>
      <w:hyperlink r:id="rId30">
        <w:r w:rsidDel="00000000" w:rsidR="00000000" w:rsidRPr="00000000">
          <w:rPr>
            <w:color w:val="1155cc"/>
            <w:sz w:val="24"/>
            <w:szCs w:val="24"/>
            <w:u w:val="single"/>
            <w:rtl w:val="0"/>
          </w:rPr>
          <w:t xml:space="preserve">Public Package Repository</w:t>
        </w:r>
      </w:hyperlink>
      <w:r w:rsidDel="00000000" w:rsidR="00000000" w:rsidRPr="00000000">
        <w:rPr>
          <w:sz w:val="24"/>
          <w:szCs w:val="24"/>
          <w:rtl w:val="0"/>
        </w:rPr>
        <w:t xml:space="preserve">, </w:t>
      </w:r>
      <w:hyperlink r:id="rId31">
        <w:r w:rsidDel="00000000" w:rsidR="00000000" w:rsidRPr="00000000">
          <w:rPr>
            <w:color w:val="1155cc"/>
            <w:sz w:val="24"/>
            <w:szCs w:val="24"/>
            <w:u w:val="single"/>
            <w:rtl w:val="0"/>
          </w:rPr>
          <w:t xml:space="preserve">Anaconda Learning</w:t>
        </w:r>
      </w:hyperlink>
      <w:r w:rsidDel="00000000" w:rsidR="00000000" w:rsidRPr="00000000">
        <w:rPr>
          <w:sz w:val="24"/>
          <w:szCs w:val="24"/>
          <w:rtl w:val="0"/>
        </w:rPr>
        <w:t xml:space="preserve">, </w:t>
      </w:r>
      <w:hyperlink r:id="rId32">
        <w:r w:rsidDel="00000000" w:rsidR="00000000" w:rsidRPr="00000000">
          <w:rPr>
            <w:color w:val="1155cc"/>
            <w:sz w:val="24"/>
            <w:szCs w:val="24"/>
            <w:u w:val="single"/>
            <w:rtl w:val="0"/>
          </w:rPr>
          <w:t xml:space="preserve">Cloud Notebooks</w:t>
        </w:r>
      </w:hyperlink>
      <w:r w:rsidDel="00000000" w:rsidR="00000000" w:rsidRPr="00000000">
        <w:rPr>
          <w:sz w:val="24"/>
          <w:szCs w:val="24"/>
          <w:rtl w:val="0"/>
        </w:rPr>
        <w:t xml:space="preserve">, and </w:t>
      </w:r>
      <w:hyperlink r:id="rId33">
        <w:r w:rsidDel="00000000" w:rsidR="00000000" w:rsidRPr="00000000">
          <w:rPr>
            <w:color w:val="1155cc"/>
            <w:sz w:val="24"/>
            <w:szCs w:val="24"/>
            <w:u w:val="single"/>
            <w:rtl w:val="0"/>
          </w:rPr>
          <w:t xml:space="preserve">App publishing with Panel</w:t>
        </w:r>
      </w:hyperlink>
      <w:r w:rsidDel="00000000" w:rsidR="00000000" w:rsidRPr="00000000">
        <w:rPr>
          <w:sz w:val="24"/>
          <w:szCs w:val="24"/>
          <w:rtl w:val="0"/>
        </w:rPr>
        <w:t xml:space="preserve">. </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In order to access the academic account one needs to be either actively enrolled or employed at an accredited academic institution with a verified academic email address. However, for an accredited academic institution, the use of Anaconda package repository continues to be free and they do not need to purchase any business or enterprise license regardless of their size. The free-use policy for educational entities continues to be in effect as long as Anaconda is used in the institution’s course curricula, teaching, learning, and research. In addition to academia, Anaconda Inc. now offers AI-based solutions by industry that include finance, healthcare, government, manufacturing, and technology. All of the categories come with their own price packages except for academia, where the use is free as long as no embedding, mirroring, or access to a third party has been carried out for their products. However, they urge </w:t>
      </w:r>
      <w:ins w:author="Bryan Raney" w:id="3" w:date="2025-06-20T17:14:11Z">
        <w:r w:rsidDel="00000000" w:rsidR="00000000" w:rsidRPr="00000000">
          <w:rPr>
            <w:sz w:val="24"/>
            <w:szCs w:val="24"/>
            <w:rtl w:val="0"/>
          </w:rPr>
          <w:t xml:space="preserve">institutions </w:t>
        </w:r>
      </w:ins>
      <w:r w:rsidDel="00000000" w:rsidR="00000000" w:rsidRPr="00000000">
        <w:rPr>
          <w:sz w:val="24"/>
          <w:szCs w:val="24"/>
          <w:rtl w:val="0"/>
        </w:rPr>
        <w:t xml:space="preserve">to contact their </w:t>
      </w:r>
      <w:hyperlink r:id="rId34">
        <w:r w:rsidDel="00000000" w:rsidR="00000000" w:rsidRPr="00000000">
          <w:rPr>
            <w:color w:val="1155cc"/>
            <w:sz w:val="24"/>
            <w:szCs w:val="24"/>
            <w:u w:val="single"/>
            <w:rtl w:val="0"/>
          </w:rPr>
          <w:t xml:space="preserve">partner team</w:t>
        </w:r>
      </w:hyperlink>
      <w:r w:rsidDel="00000000" w:rsidR="00000000" w:rsidRPr="00000000">
        <w:rPr>
          <w:sz w:val="24"/>
          <w:szCs w:val="24"/>
          <w:rtl w:val="0"/>
        </w:rPr>
        <w:t xml:space="preserve"> at </w:t>
      </w:r>
      <w:hyperlink r:id="rId35">
        <w:r w:rsidDel="00000000" w:rsidR="00000000" w:rsidRPr="00000000">
          <w:rPr>
            <w:color w:val="1155cc"/>
            <w:sz w:val="24"/>
            <w:szCs w:val="24"/>
            <w:u w:val="single"/>
            <w:rtl w:val="0"/>
          </w:rPr>
          <w:t xml:space="preserve">partnerships@anaconda.com</w:t>
        </w:r>
      </w:hyperlink>
      <w:r w:rsidDel="00000000" w:rsidR="00000000" w:rsidRPr="00000000">
        <w:rPr>
          <w:sz w:val="24"/>
          <w:szCs w:val="24"/>
          <w:rtl w:val="0"/>
        </w:rPr>
        <w:t xml:space="preserve"> should the need to pursue an embedded use case arises in academia. This is different when c</w:t>
      </w:r>
      <w:r w:rsidDel="00000000" w:rsidR="00000000" w:rsidRPr="00000000">
        <w:rPr>
          <w:sz w:val="24"/>
          <w:szCs w:val="24"/>
          <w:rtl w:val="0"/>
        </w:rPr>
        <w:t xml:space="preserve">ompared to their archival FAQ from </w:t>
      </w:r>
      <w:hyperlink r:id="rId36">
        <w:r w:rsidDel="00000000" w:rsidR="00000000" w:rsidRPr="00000000">
          <w:rPr>
            <w:color w:val="1155cc"/>
            <w:sz w:val="24"/>
            <w:szCs w:val="24"/>
            <w:u w:val="single"/>
            <w:rtl w:val="0"/>
          </w:rPr>
          <w:t xml:space="preserve">August 13, 2024</w:t>
        </w:r>
      </w:hyperlink>
      <w:r w:rsidDel="00000000" w:rsidR="00000000" w:rsidRPr="00000000">
        <w:rPr>
          <w:sz w:val="24"/>
          <w:szCs w:val="24"/>
          <w:rtl w:val="0"/>
        </w:rPr>
        <w:t xml:space="preserve">, where no such requirement was stated for any kind of academic use including embedding, mirroring, or third party access.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Given that the state of affairs is still evolving at Anaconda Inc. and that there is a fair amount of ambiguity in what would constitute as an out-of-compliance case and when would a license be required, the ATWG has decided to come up with a number of recommendations for the academic community that rely upon alternative methods to achieve what can be accomplished with Anaconda distribution. Additionally, ATWG strongly feels that the campus research computing teams should not be expected to police the academic community, in how Anaconda Inc. products are being utilized by an individual user, once the distribution has been installed on academic and research clusters in full compliance with Anaconda Inc.’s policies for academia. Hence, having an alternative would help the RCD and academic community immensely. </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proposed solutions are all based on open-source software and distribution that do not depend on any of the Anaconda Inc. products, thereby allowing us to avoid any license or out-of-compliance issues with Anaconda Inc. The ATWG has written two white papers, [A &amp; B (add link)], in addition to this one, that explains the methodology of utilizing the open-source solutions to our users and research facilitators community. A summarized version of this is mentioned in the Alternative Solutions and Recommendation section below. </w:t>
      </w:r>
    </w:p>
    <w:p w:rsidR="00000000" w:rsidDel="00000000" w:rsidP="00000000" w:rsidRDefault="00000000" w:rsidRPr="00000000" w14:paraId="0000004E">
      <w:pPr>
        <w:rPr>
          <w:b w:val="1"/>
        </w:rPr>
      </w:pPr>
      <w:commentRangeStart w:id="4"/>
      <w:r w:rsidDel="00000000" w:rsidR="00000000" w:rsidRPr="00000000">
        <w:rPr>
          <w:b w:val="1"/>
          <w:rtl w:val="0"/>
        </w:rPr>
        <w:t xml:space="preserve">Need to find how to open an Institution academic account?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sz w:val="20"/>
          <w:szCs w:val="20"/>
        </w:rPr>
      </w:pPr>
      <w:hyperlink r:id="rId37">
        <w:r w:rsidDel="00000000" w:rsidR="00000000" w:rsidRPr="00000000">
          <w:rPr>
            <w:b w:val="1"/>
            <w:color w:val="1155cc"/>
            <w:sz w:val="18"/>
            <w:szCs w:val="18"/>
            <w:u w:val="single"/>
            <w:rtl w:val="0"/>
          </w:rPr>
          <w:t xml:space="preserve">https://www.anaconda.com/legal/terms/academic</w:t>
        </w:r>
      </w:hyperlink>
      <w:r w:rsidDel="00000000" w:rsidR="00000000" w:rsidRPr="00000000">
        <w:rPr>
          <w:b w:val="1"/>
          <w:sz w:val="20"/>
          <w:szCs w:val="20"/>
          <w:rtl w:val="0"/>
        </w:rPr>
        <w:t xml:space="preserve">:</w:t>
      </w:r>
    </w:p>
    <w:p w:rsidR="00000000" w:rsidDel="00000000" w:rsidP="00000000" w:rsidRDefault="00000000" w:rsidRPr="00000000" w14:paraId="00000051">
      <w:pPr>
        <w:rPr>
          <w:b w:val="1"/>
          <w:sz w:val="20"/>
          <w:szCs w:val="20"/>
        </w:rPr>
      </w:pPr>
      <w:r w:rsidDel="00000000" w:rsidR="00000000" w:rsidRPr="00000000">
        <w:rPr>
          <w:b w:val="1"/>
          <w:sz w:val="20"/>
          <w:szCs w:val="20"/>
          <w:rtl w:val="0"/>
        </w:rPr>
        <w:t xml:space="preserve">For Institutions</w:t>
      </w:r>
    </w:p>
    <w:p w:rsidR="00000000" w:rsidDel="00000000" w:rsidP="00000000" w:rsidRDefault="00000000" w:rsidRPr="00000000" w14:paraId="00000052">
      <w:pPr>
        <w:rPr>
          <w:b w:val="1"/>
          <w:sz w:val="18"/>
          <w:szCs w:val="18"/>
        </w:rPr>
      </w:pPr>
      <w:r w:rsidDel="00000000" w:rsidR="00000000" w:rsidRPr="00000000">
        <w:rPr>
          <w:b w:val="1"/>
          <w:sz w:val="18"/>
          <w:szCs w:val="18"/>
          <w:rtl w:val="0"/>
        </w:rPr>
        <w:t xml:space="preserve">If you represent an institution that qualifies as an Eligible Academic Institution and are interested in securing an institution-wide agreement for use of Anaconda:</w:t>
      </w:r>
    </w:p>
    <w:p w:rsidR="00000000" w:rsidDel="00000000" w:rsidP="00000000" w:rsidRDefault="00000000" w:rsidRPr="00000000" w14:paraId="00000053">
      <w:pPr>
        <w:numPr>
          <w:ilvl w:val="0"/>
          <w:numId w:val="4"/>
        </w:numPr>
        <w:spacing w:after="0" w:afterAutospacing="0" w:before="240" w:lineRule="auto"/>
        <w:ind w:left="720" w:hanging="360"/>
        <w:rPr>
          <w:b w:val="1"/>
          <w:sz w:val="18"/>
          <w:szCs w:val="18"/>
        </w:rPr>
      </w:pPr>
      <w:r w:rsidDel="00000000" w:rsidR="00000000" w:rsidRPr="00000000">
        <w:rPr>
          <w:b w:val="1"/>
          <w:sz w:val="18"/>
          <w:szCs w:val="18"/>
          <w:rtl w:val="0"/>
        </w:rPr>
        <w:t xml:space="preserve">Reach out to our Support Team and submit a ticket. Note in your submission that you want to complete the Eligible Academic Institution Agreement with Anaconda.</w:t>
      </w:r>
    </w:p>
    <w:p w:rsidR="00000000" w:rsidDel="00000000" w:rsidP="00000000" w:rsidRDefault="00000000" w:rsidRPr="00000000" w14:paraId="00000054">
      <w:pPr>
        <w:numPr>
          <w:ilvl w:val="0"/>
          <w:numId w:val="4"/>
        </w:numPr>
        <w:ind w:left="720" w:hanging="360"/>
        <w:rPr>
          <w:b w:val="1"/>
          <w:sz w:val="18"/>
          <w:szCs w:val="18"/>
        </w:rPr>
      </w:pPr>
      <w:r w:rsidDel="00000000" w:rsidR="00000000" w:rsidRPr="00000000">
        <w:rPr>
          <w:b w:val="1"/>
          <w:sz w:val="20"/>
          <w:szCs w:val="20"/>
          <w:rtl w:val="0"/>
        </w:rPr>
        <w:t xml:space="preserve">3.2 Academic Program Scaled Usage Exemption</w:t>
      </w:r>
      <w:r w:rsidDel="00000000" w:rsidR="00000000" w:rsidRPr="00000000">
        <w:rPr>
          <w:b w:val="1"/>
          <w:sz w:val="18"/>
          <w:szCs w:val="18"/>
          <w:rtl w:val="0"/>
        </w:rPr>
        <w:t xml:space="preserve">. Program Users are exempt from the scaled enterprise deployment restrictions set forth in Section 5(e) of the Terms of Service and are permitted to employ such use cases, provided that such scaled enterprise deployment remains within the scope of non-commercial, educational use at the time of usage, as set forth in this Academic Policy.</w:t>
      </w:r>
    </w:p>
    <w:p w:rsidR="00000000" w:rsidDel="00000000" w:rsidP="00000000" w:rsidRDefault="00000000" w:rsidRPr="00000000" w14:paraId="00000055">
      <w:pPr>
        <w:numPr>
          <w:ilvl w:val="0"/>
          <w:numId w:val="4"/>
        </w:numPr>
        <w:ind w:left="720" w:hanging="360"/>
        <w:rPr>
          <w:b w:val="1"/>
          <w:sz w:val="18"/>
          <w:szCs w:val="18"/>
        </w:rPr>
      </w:pPr>
      <w:r w:rsidDel="00000000" w:rsidR="00000000" w:rsidRPr="00000000">
        <w:rPr>
          <w:b w:val="1"/>
          <w:sz w:val="20"/>
          <w:szCs w:val="20"/>
          <w:rtl w:val="0"/>
        </w:rPr>
        <w:t xml:space="preserve">3.3 Academic Program Distribution Exemption. </w:t>
      </w:r>
      <w:r w:rsidDel="00000000" w:rsidR="00000000" w:rsidRPr="00000000">
        <w:rPr>
          <w:b w:val="1"/>
          <w:sz w:val="18"/>
          <w:szCs w:val="18"/>
          <w:rtl w:val="0"/>
        </w:rPr>
        <w:t xml:space="preserve">Academic Program users are exempted from the distribution restrictions set forth in Section 5(d)(i) of the Terms of Service and are permitted to redistribute system outputs solely for academic purposes, provided that such redistribution remains within the scope of non-commercial, educational use at the time of usage, as defined in this Academic Policy.</w:t>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sz w:val="28"/>
          <w:szCs w:val="28"/>
        </w:rPr>
      </w:pPr>
      <w:bookmarkStart w:colFirst="0" w:colLast="0" w:name="_kbr1cpjlow56" w:id="5"/>
      <w:bookmarkEnd w:id="5"/>
      <w:r w:rsidDel="00000000" w:rsidR="00000000" w:rsidRPr="00000000">
        <w:rPr>
          <w:b w:val="1"/>
          <w:sz w:val="28"/>
          <w:szCs w:val="28"/>
          <w:rtl w:val="0"/>
        </w:rPr>
        <w:t xml:space="preserve">Compliance Concerns</w:t>
      </w:r>
      <w:r w:rsidDel="00000000" w:rsidR="00000000" w:rsidRPr="00000000">
        <w:rPr>
          <w:b w:val="1"/>
          <w:sz w:val="28"/>
          <w:szCs w:val="28"/>
          <w:rtl w:val="0"/>
        </w:rPr>
        <w:t xml:space="preserve"> (I. Kaufman)</w:t>
      </w:r>
    </w:p>
    <w:p w:rsidR="00000000" w:rsidDel="00000000" w:rsidP="00000000" w:rsidRDefault="00000000" w:rsidRPr="00000000" w14:paraId="00000059">
      <w:pPr>
        <w:numPr>
          <w:ilvl w:val="0"/>
          <w:numId w:val="10"/>
        </w:numPr>
        <w:spacing w:after="0" w:afterAutospacing="0" w:before="240" w:lineRule="auto"/>
        <w:ind w:left="720" w:hanging="360"/>
      </w:pPr>
      <w:r w:rsidDel="00000000" w:rsidR="00000000" w:rsidRPr="00000000">
        <w:rPr>
          <w:rtl w:val="0"/>
        </w:rPr>
        <w:t xml:space="preserve">Explain the notifications academic institutions are receiving about non-compliance</w:t>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rtl w:val="0"/>
        </w:rPr>
        <w:t xml:space="preserve">Discuss the legal and administrative challenges this creates</w:t>
      </w:r>
    </w:p>
    <w:p w:rsidR="00000000" w:rsidDel="00000000" w:rsidP="00000000" w:rsidRDefault="00000000" w:rsidRPr="00000000" w14:paraId="0000005B">
      <w:pPr>
        <w:numPr>
          <w:ilvl w:val="0"/>
          <w:numId w:val="10"/>
        </w:numPr>
        <w:spacing w:after="240" w:before="0" w:beforeAutospacing="0" w:lineRule="auto"/>
        <w:ind w:left="720" w:hanging="360"/>
      </w:pPr>
      <w:r w:rsidDel="00000000" w:rsidR="00000000" w:rsidRPr="00000000">
        <w:rPr>
          <w:rtl w:val="0"/>
        </w:rPr>
        <w:t xml:space="preserve">Outline the risks of continued non-compliance, such as access restrictions or legal action.</w:t>
      </w:r>
    </w:p>
    <w:p w:rsidR="00000000" w:rsidDel="00000000" w:rsidP="00000000" w:rsidRDefault="00000000" w:rsidRPr="00000000" w14:paraId="0000005C">
      <w:pPr>
        <w:spacing w:after="240" w:before="240" w:lineRule="auto"/>
        <w:rPr/>
      </w:pPr>
      <w:r w:rsidDel="00000000" w:rsidR="00000000" w:rsidRPr="00000000">
        <w:rPr>
          <w:rtl w:val="0"/>
        </w:rPr>
        <w:t xml:space="preserve">&lt;Need info on notifications institutions have received … do we have any examples?&gt;</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 recent changes to Anaconda's licensing model, which limit the previously free distribution and usage of its platform for non-commercial purposes, have raised significant compliance concerns for academic and research institutions. These concerns are especially critical as institutions balance the need for cutting-edge research tools with the strict legal and regulatory frameworks governing their operations.</w:t>
      </w:r>
    </w:p>
    <w:p w:rsidR="00000000" w:rsidDel="00000000" w:rsidP="00000000" w:rsidRDefault="00000000" w:rsidRPr="00000000" w14:paraId="0000005E">
      <w:pPr>
        <w:spacing w:after="240" w:before="240" w:lineRule="auto"/>
        <w:rPr>
          <w:b w:val="1"/>
          <w:sz w:val="24"/>
          <w:szCs w:val="24"/>
        </w:rPr>
      </w:pPr>
      <w:r w:rsidDel="00000000" w:rsidR="00000000" w:rsidRPr="00000000">
        <w:rPr>
          <w:b w:val="1"/>
          <w:sz w:val="24"/>
          <w:szCs w:val="24"/>
          <w:rtl w:val="0"/>
        </w:rPr>
        <w:t xml:space="preserve">1. Licensing Restrictions and Compliance Risks: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Anaconda's previous licensing model allowed academic and research institutions to use the distribution platform freely without incurring licensing fees, provided the use was non-commercial in nature. This model has allowed institutions to develop and deploy software environments, often across large-scale high-performance computing (HPC) systems, with minimal administrative burden.</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However, the new licensing changes—particularly for non-commercial users—introduce the risk of non-compliance in the following areas: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ab/>
        <w:t xml:space="preserve">License Enforcement: </w:t>
      </w:r>
      <w:commentRangeStart w:id="5"/>
      <w:commentRangeStart w:id="6"/>
      <w:r w:rsidDel="00000000" w:rsidR="00000000" w:rsidRPr="00000000">
        <w:rPr>
          <w:sz w:val="24"/>
          <w:szCs w:val="24"/>
          <w:rtl w:val="0"/>
        </w:rPr>
        <w:t xml:space="preserve">Institutions must now ensure</w:t>
      </w:r>
      <w:commentRangeEnd w:id="5"/>
      <w:r w:rsidDel="00000000" w:rsidR="00000000" w:rsidRPr="00000000">
        <w:commentReference w:id="5"/>
      </w:r>
      <w:commentRangeEnd w:id="6"/>
      <w:r w:rsidDel="00000000" w:rsidR="00000000" w:rsidRPr="00000000">
        <w:commentReference w:id="6"/>
      </w:r>
      <w:r w:rsidDel="00000000" w:rsidR="00000000" w:rsidRPr="00000000">
        <w:rPr>
          <w:sz w:val="24"/>
          <w:szCs w:val="24"/>
          <w:rtl w:val="0"/>
        </w:rPr>
        <w:t xml:space="preserve"> that any use of Anaconda’s distribution within non-commercial research environments adheres to the new terms. For institutions that lack centralized systems to track software licenses, this introduces the risk of inadvertent violations, especially in multi-department or multi-user research environments.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ab/>
        <w:t xml:space="preserve">Auditability: Without clear mechanisms in place to track which users are operating under the free or paid licenses, research institutions risk running afoul of audit processes. Many institutions are subject to external audits, particularly when dealing with government-funded research or grants, and failing to demonstrate compliance with software licensing requirements can result in penalties or reputational damage.</w:t>
      </w:r>
    </w:p>
    <w:p w:rsidR="00000000" w:rsidDel="00000000" w:rsidP="00000000" w:rsidRDefault="00000000" w:rsidRPr="00000000" w14:paraId="00000063">
      <w:pPr>
        <w:spacing w:after="240" w:before="240" w:lineRule="auto"/>
        <w:rPr>
          <w:b w:val="1"/>
          <w:sz w:val="24"/>
          <w:szCs w:val="24"/>
        </w:rPr>
      </w:pPr>
      <w:r w:rsidDel="00000000" w:rsidR="00000000" w:rsidRPr="00000000">
        <w:rPr>
          <w:b w:val="1"/>
          <w:sz w:val="24"/>
          <w:szCs w:val="24"/>
          <w:rtl w:val="0"/>
        </w:rPr>
        <w:t xml:space="preserve">2. Potential Legal Implications: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Academic institutions are often bound by stringent intellectual property agreements, especially those that receive government or private funding. The violation of software licensing agreements may have downstream legal consequences, including:</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ab/>
        <w:t xml:space="preserve">Loss of Funding: Non-compliance with software licenses could lead to the forfeiture of funding, particularly when grantors specify that software tools and infrastructure must be licensed properly and legally.</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ab/>
        <w:t xml:space="preserve">Legal Disputes: Institutions that inadvertently breach Anaconda’s new licensing terms may be subject to litigation. While legal action might be rare, even the risk of potential lawsuits can cause significant disruptions and reputational harm to an institution, which is particularly concerning for publicly-funded research.</w:t>
      </w:r>
    </w:p>
    <w:p w:rsidR="00000000" w:rsidDel="00000000" w:rsidP="00000000" w:rsidRDefault="00000000" w:rsidRPr="00000000" w14:paraId="00000067">
      <w:pPr>
        <w:spacing w:after="240" w:before="240" w:lineRule="auto"/>
        <w:rPr>
          <w:b w:val="1"/>
          <w:sz w:val="24"/>
          <w:szCs w:val="24"/>
        </w:rPr>
      </w:pPr>
      <w:r w:rsidDel="00000000" w:rsidR="00000000" w:rsidRPr="00000000">
        <w:rPr>
          <w:b w:val="1"/>
          <w:sz w:val="24"/>
          <w:szCs w:val="24"/>
          <w:rtl w:val="0"/>
        </w:rPr>
        <w:t xml:space="preserve">3. Institutional Governance and Policy Updates: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Institutions must review and potentially update their governance and policy frameworks to reflect these new licensing terms. Specific areas for policy development and review may include:</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ab/>
        <w:t xml:space="preserve">IT Policies: Updating institutional IT policies to ensure that all research computing resources, including HPC clusters, are compliant with Anaconda’s new licensing terms. This includes developing clear guidelines for faculty and researchers regarding which licenses are required for specific projects or environments.</w:t>
      </w:r>
    </w:p>
    <w:p w:rsidR="00000000" w:rsidDel="00000000" w:rsidP="00000000" w:rsidRDefault="00000000" w:rsidRPr="00000000" w14:paraId="0000006A">
      <w:pPr>
        <w:spacing w:after="240" w:before="240" w:lineRule="auto"/>
        <w:rPr>
          <w:b w:val="1"/>
          <w:sz w:val="24"/>
          <w:szCs w:val="24"/>
        </w:rPr>
      </w:pPr>
      <w:r w:rsidDel="00000000" w:rsidR="00000000" w:rsidRPr="00000000">
        <w:rPr>
          <w:sz w:val="24"/>
          <w:szCs w:val="24"/>
          <w:rtl w:val="0"/>
        </w:rPr>
        <w:tab/>
        <w:t xml:space="preserve">Procurement Processes: Revising procurement processes to account for the financial and legal implications of new licensing models. This could involve negotiating blanket licenses for entire departments or campuses or deciding whether to migrate to alternative software solutions to mitigate compliance risk.</w: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sz w:val="28"/>
          <w:szCs w:val="28"/>
        </w:rPr>
      </w:pPr>
      <w:bookmarkStart w:colFirst="0" w:colLast="0" w:name="_au81kk9hmc8k" w:id="6"/>
      <w:bookmarkEnd w:id="6"/>
      <w:r w:rsidDel="00000000" w:rsidR="00000000" w:rsidRPr="00000000">
        <w:rPr>
          <w:b w:val="1"/>
          <w:sz w:val="28"/>
          <w:szCs w:val="28"/>
          <w:rtl w:val="0"/>
        </w:rPr>
        <w:t xml:space="preserve">Alternative Solutions</w:t>
      </w:r>
      <w:r w:rsidDel="00000000" w:rsidR="00000000" w:rsidRPr="00000000">
        <w:rPr>
          <w:b w:val="1"/>
          <w:sz w:val="28"/>
          <w:szCs w:val="28"/>
          <w:rtl w:val="0"/>
        </w:rPr>
        <w:t xml:space="preserve"> and Recommendations (I. Kaufman)</w:t>
      </w:r>
    </w:p>
    <w:p w:rsidR="00000000" w:rsidDel="00000000" w:rsidP="00000000" w:rsidRDefault="00000000" w:rsidRPr="00000000" w14:paraId="0000006C">
      <w:pPr>
        <w:numPr>
          <w:ilvl w:val="0"/>
          <w:numId w:val="3"/>
        </w:numPr>
        <w:spacing w:after="0" w:afterAutospacing="0" w:before="240" w:lineRule="auto"/>
        <w:ind w:left="720" w:hanging="360"/>
      </w:pPr>
      <w:r w:rsidDel="00000000" w:rsidR="00000000" w:rsidRPr="00000000">
        <w:rPr>
          <w:rtl w:val="0"/>
        </w:rPr>
        <w:t xml:space="preserve">Explore commercial or open-source, community-driven alternatives to Anaconda’s offerings, with attention paid to Python vs R vs other-centric environments.</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Provide guidance on evaluating and transitioning to new platforms.</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Suggest strategies for negotiating with Anaconda or seeking waivers/exemptions. The CaRCC Anaconda Transition working group has shouldered the burden here.</w:t>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rtl w:val="0"/>
        </w:rPr>
        <w:t xml:space="preserve">Provide guidance on how facilitators can best educate their users.</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Given the compliance challenges raised by Anaconda’s new licensing model, academic and research institutions need to explore alternative solutions to mitigate both financial and operational risks. Below are several viable options that can help institutions maintain operational efficiency and compliance while reducing dependency on Anaconda's paid licensing structure.</w:t>
      </w:r>
    </w:p>
    <w:p w:rsidR="00000000" w:rsidDel="00000000" w:rsidP="00000000" w:rsidRDefault="00000000" w:rsidRPr="00000000" w14:paraId="00000071">
      <w:pPr>
        <w:spacing w:after="240" w:before="240" w:lineRule="auto"/>
        <w:rPr>
          <w:b w:val="1"/>
          <w:sz w:val="24"/>
          <w:szCs w:val="24"/>
        </w:rPr>
      </w:pPr>
      <w:r w:rsidDel="00000000" w:rsidR="00000000" w:rsidRPr="00000000">
        <w:rPr>
          <w:b w:val="1"/>
          <w:sz w:val="24"/>
          <w:szCs w:val="24"/>
          <w:rtl w:val="0"/>
        </w:rPr>
        <w:t xml:space="preserve">1. Open-Source Package Management Systems</w:t>
      </w:r>
    </w:p>
    <w:p w:rsidR="00000000" w:rsidDel="00000000" w:rsidP="00000000" w:rsidRDefault="00000000" w:rsidRPr="00000000" w14:paraId="00000072">
      <w:pPr>
        <w:spacing w:after="240" w:before="240" w:lineRule="auto"/>
        <w:rPr>
          <w:sz w:val="24"/>
          <w:szCs w:val="24"/>
        </w:rPr>
      </w:pPr>
      <w:commentRangeStart w:id="7"/>
      <w:r w:rsidDel="00000000" w:rsidR="00000000" w:rsidRPr="00000000">
        <w:rPr>
          <w:sz w:val="24"/>
          <w:szCs w:val="24"/>
          <w:rtl w:val="0"/>
        </w:rPr>
        <w:t xml:space="preserve">One of the most straightforward alternatives is to transition to fully open-source package management systems that can replace Anaconda’s distribution platform, offering similar functionality without licensing restrictions. This allows institutions to create isolated environments without requiring a paid license.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3">
      <w:pPr>
        <w:spacing w:after="240" w:before="240" w:lineRule="auto"/>
        <w:rPr>
          <w:b w:val="1"/>
          <w:sz w:val="24"/>
          <w:szCs w:val="24"/>
        </w:rPr>
      </w:pPr>
      <w:r w:rsidDel="00000000" w:rsidR="00000000" w:rsidRPr="00000000">
        <w:rPr>
          <w:b w:val="1"/>
          <w:sz w:val="24"/>
          <w:szCs w:val="24"/>
          <w:rtl w:val="0"/>
        </w:rPr>
        <w:t xml:space="preserve">2. Docker and Containerization</w:t>
      </w:r>
    </w:p>
    <w:p w:rsidR="00000000" w:rsidDel="00000000" w:rsidP="00000000" w:rsidRDefault="00000000" w:rsidRPr="00000000" w14:paraId="00000074">
      <w:pPr>
        <w:spacing w:after="240" w:before="240" w:lineRule="auto"/>
        <w:rPr>
          <w:sz w:val="24"/>
          <w:szCs w:val="24"/>
        </w:rPr>
      </w:pPr>
      <w:commentRangeStart w:id="8"/>
      <w:r w:rsidDel="00000000" w:rsidR="00000000" w:rsidRPr="00000000">
        <w:rPr>
          <w:sz w:val="24"/>
          <w:szCs w:val="24"/>
          <w:rtl w:val="0"/>
        </w:rPr>
        <w:t xml:space="preserve">Containerization platforms provide another viable alternative by allowing research institutions to build and deploy reproducible research environments in isolated containers. Containerization allows users to create self-contained, portable images that can be deployed across other computing platforms more easily. These containers can also be prebuilt to include alternative open-source environments and the necessary software packages, eliminating the need for the Anaconda distribution.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5">
      <w:pPr>
        <w:spacing w:after="240" w:before="240" w:lineRule="auto"/>
        <w:rPr>
          <w:b w:val="1"/>
          <w:sz w:val="24"/>
          <w:szCs w:val="24"/>
        </w:rPr>
      </w:pPr>
      <w:r w:rsidDel="00000000" w:rsidR="00000000" w:rsidRPr="00000000">
        <w:rPr>
          <w:b w:val="1"/>
          <w:sz w:val="24"/>
          <w:szCs w:val="24"/>
          <w:rtl w:val="0"/>
        </w:rPr>
        <w:t xml:space="preserve">3. Virtual Machines (VMs) and Cloud-based Solutions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For institutions that require greater flexibility and scalability, moving to cloud-based research environments or using virtual machines (VMs) can provide another way to sidestep licensing issues while ensuring compliance. Institutions can also create custom virtual machines with specific research environments, using Conda or other package managers, to replace Anaconda environments. These VMs can be hosted on local servers or on cloud platforms.</w:t>
      </w:r>
    </w:p>
    <w:p w:rsidR="00000000" w:rsidDel="00000000" w:rsidP="00000000" w:rsidRDefault="00000000" w:rsidRPr="00000000" w14:paraId="00000077">
      <w:pPr>
        <w:spacing w:after="240" w:before="240" w:lineRule="auto"/>
        <w:rPr>
          <w:b w:val="1"/>
          <w:sz w:val="24"/>
          <w:szCs w:val="24"/>
        </w:rPr>
      </w:pPr>
      <w:r w:rsidDel="00000000" w:rsidR="00000000" w:rsidRPr="00000000">
        <w:rPr>
          <w:b w:val="1"/>
          <w:sz w:val="24"/>
          <w:szCs w:val="24"/>
          <w:rtl w:val="0"/>
        </w:rPr>
        <w:t xml:space="preserve">4. Collaboration with Anaconda and Negotiation for Academic Licensing</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Another strategy is to directly engage with Anaconda to negotiate more favorable licensing terms for academic and research institutions, particularly if the institution’s usage fits within certain research or educational parameters. Institutions could explore the possibility of securing group or consortium-based licenses, allowing multiple research institutions or departments to share a single license or purchase at a discount.</w:t>
      </w:r>
    </w:p>
    <w:p w:rsidR="00000000" w:rsidDel="00000000" w:rsidP="00000000" w:rsidRDefault="00000000" w:rsidRPr="00000000" w14:paraId="00000079">
      <w:pPr>
        <w:spacing w:after="240" w:before="240" w:lineRule="auto"/>
        <w:rPr>
          <w:b w:val="1"/>
          <w:sz w:val="24"/>
          <w:szCs w:val="24"/>
        </w:rPr>
      </w:pPr>
      <w:r w:rsidDel="00000000" w:rsidR="00000000" w:rsidRPr="00000000">
        <w:rPr>
          <w:b w:val="1"/>
          <w:sz w:val="24"/>
          <w:szCs w:val="24"/>
          <w:rtl w:val="0"/>
        </w:rPr>
        <w:t xml:space="preserve">5. Hybrid Solutions: Combining Multiple Tools</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In many cases, institutions may find it effective to combine multiple alternative solutions based on specific needs.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Each of these alternative solutions offers different trade-offs in terms of cost, compliance, and operational complexity. The best solution for any given institution will depend on its specific needs, infrastructure, and available resources.</w:t>
      </w:r>
    </w:p>
    <w:p w:rsidR="00000000" w:rsidDel="00000000" w:rsidP="00000000" w:rsidRDefault="00000000" w:rsidRPr="00000000" w14:paraId="0000007C">
      <w:pPr>
        <w:spacing w:after="240" w:before="240" w:lineRule="auto"/>
        <w:rPr>
          <w:b w:val="1"/>
          <w:sz w:val="24"/>
          <w:szCs w:val="24"/>
        </w:rPr>
      </w:pPr>
      <w:r w:rsidDel="00000000" w:rsidR="00000000" w:rsidRPr="00000000">
        <w:rPr>
          <w:sz w:val="24"/>
          <w:szCs w:val="24"/>
          <w:rtl w:val="0"/>
        </w:rPr>
        <w:t xml:space="preserve">As institutions move away from Anaconda’s licensing model, they should evaluate the potential of these solutions based on their current research tools, budget constraints, and long-term goals. A hybrid approach that incorporates multiple tools may provide the greatest flexibility and minimize both the compliance risks and operational burdens of the new licensing restrictions.</w: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sz w:val="28"/>
          <w:szCs w:val="28"/>
        </w:rPr>
      </w:pPr>
      <w:bookmarkStart w:colFirst="0" w:colLast="0" w:name="_d33x9plkkv94" w:id="7"/>
      <w:bookmarkEnd w:id="7"/>
      <w:r w:rsidDel="00000000" w:rsidR="00000000" w:rsidRPr="00000000">
        <w:rPr>
          <w:b w:val="1"/>
          <w:sz w:val="28"/>
          <w:szCs w:val="28"/>
          <w:rtl w:val="0"/>
        </w:rPr>
        <w:t xml:space="preserve">Conclusion</w:t>
      </w:r>
    </w:p>
    <w:p w:rsidR="00000000" w:rsidDel="00000000" w:rsidP="00000000" w:rsidRDefault="00000000" w:rsidRPr="00000000" w14:paraId="0000007E">
      <w:pPr>
        <w:numPr>
          <w:ilvl w:val="0"/>
          <w:numId w:val="7"/>
        </w:numPr>
        <w:spacing w:after="0" w:afterAutospacing="0" w:before="240" w:lineRule="auto"/>
        <w:ind w:left="720" w:hanging="360"/>
      </w:pPr>
      <w:r w:rsidDel="00000000" w:rsidR="00000000" w:rsidRPr="00000000">
        <w:rPr>
          <w:rtl w:val="0"/>
        </w:rPr>
        <w:t xml:space="preserve">Summarize the key takeaways and provide a call to action for academic research computing facilitators.</w:t>
      </w:r>
    </w:p>
    <w:p w:rsidR="00000000" w:rsidDel="00000000" w:rsidP="00000000" w:rsidRDefault="00000000" w:rsidRPr="00000000" w14:paraId="0000007F">
      <w:pPr>
        <w:numPr>
          <w:ilvl w:val="0"/>
          <w:numId w:val="7"/>
        </w:numPr>
        <w:spacing w:after="240" w:before="0" w:beforeAutospacing="0" w:lineRule="auto"/>
        <w:ind w:left="720" w:hanging="360"/>
      </w:pPr>
      <w:r w:rsidDel="00000000" w:rsidR="00000000" w:rsidRPr="00000000">
        <w:rPr>
          <w:rtl w:val="0"/>
        </w:rPr>
        <w:t xml:space="preserve">Encourage collaboration and advocacy to address this issue within the academic community.</w:t>
      </w: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 </w:t>
      </w:r>
    </w:p>
    <w:p w:rsidR="00000000" w:rsidDel="00000000" w:rsidP="00000000" w:rsidRDefault="00000000" w:rsidRPr="00000000" w14:paraId="00000081">
      <w:pPr>
        <w:rPr/>
      </w:pPr>
      <w:r w:rsidDel="00000000" w:rsidR="00000000" w:rsidRPr="00000000">
        <w:rPr>
          <w:sz w:val="24"/>
          <w:szCs w:val="24"/>
          <w:rtl w:val="0"/>
        </w:rPr>
        <w:t xml:space="preserve">While Anaconda’s licensing changes pose significant challenges, they also present an opportunity to reexamine our dependencies and develop more resilient software ecosystems. Through collaboration and proactive planning, we can ensure that academic research continues to thrive without disruption. To that end, our recommendations and call to action to the community are mentioned below. </w:t>
      </w:r>
      <w:r w:rsidDel="00000000" w:rsidR="00000000" w:rsidRPr="00000000">
        <w:rPr>
          <w:rtl w:val="0"/>
        </w:rPr>
      </w:r>
    </w:p>
    <w:p w:rsidR="00000000" w:rsidDel="00000000" w:rsidP="00000000" w:rsidRDefault="00000000" w:rsidRPr="00000000" w14:paraId="00000082">
      <w:pPr>
        <w:rPr>
          <w:b w:val="1"/>
          <w:sz w:val="24"/>
          <w:szCs w:val="24"/>
        </w:rPr>
      </w:pPr>
      <w:r w:rsidDel="00000000" w:rsidR="00000000" w:rsidRPr="00000000">
        <w:rPr>
          <w:rtl w:val="0"/>
        </w:rPr>
      </w:r>
    </w:p>
    <w:p w:rsidR="00000000" w:rsidDel="00000000" w:rsidP="00000000" w:rsidRDefault="00000000" w:rsidRPr="00000000" w14:paraId="00000083">
      <w:pPr>
        <w:rPr>
          <w:b w:val="1"/>
          <w:sz w:val="24"/>
          <w:szCs w:val="24"/>
        </w:rPr>
      </w:pPr>
      <w:r w:rsidDel="00000000" w:rsidR="00000000" w:rsidRPr="00000000">
        <w:rPr>
          <w:b w:val="1"/>
          <w:sz w:val="24"/>
          <w:szCs w:val="24"/>
          <w:rtl w:val="0"/>
        </w:rPr>
        <w:t xml:space="preserve">Recommendations:</w:t>
      </w:r>
    </w:p>
    <w:p w:rsidR="00000000" w:rsidDel="00000000" w:rsidP="00000000" w:rsidRDefault="00000000" w:rsidRPr="00000000" w14:paraId="00000084">
      <w:pPr>
        <w:rPr>
          <w:b w:val="1"/>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We propose the following actions to mitigate the impact: </w:t>
        <w:br w:type="textWrapping"/>
      </w:r>
    </w:p>
    <w:p w:rsidR="00000000" w:rsidDel="00000000" w:rsidP="00000000" w:rsidRDefault="00000000" w:rsidRPr="00000000" w14:paraId="00000086">
      <w:pPr>
        <w:numPr>
          <w:ilvl w:val="0"/>
          <w:numId w:val="5"/>
        </w:numPr>
        <w:ind w:left="720" w:hanging="360"/>
        <w:rPr/>
      </w:pPr>
      <w:r w:rsidDel="00000000" w:rsidR="00000000" w:rsidRPr="00000000">
        <w:rPr>
          <w:b w:val="1"/>
          <w:sz w:val="24"/>
          <w:szCs w:val="24"/>
          <w:rtl w:val="0"/>
        </w:rPr>
        <w:t xml:space="preserve">Continue Advocacy:</w:t>
      </w:r>
      <w:r w:rsidDel="00000000" w:rsidR="00000000" w:rsidRPr="00000000">
        <w:rPr>
          <w:sz w:val="24"/>
          <w:szCs w:val="24"/>
          <w:rtl w:val="0"/>
        </w:rPr>
        <w:t xml:space="preserve"> Strengthen dialogue with Anaconda to seek adjustments that better support academic institutions, such as discounted or waived fees for specific use cases. </w:t>
      </w:r>
    </w:p>
    <w:p w:rsidR="00000000" w:rsidDel="00000000" w:rsidP="00000000" w:rsidRDefault="00000000" w:rsidRPr="00000000" w14:paraId="00000087">
      <w:pPr>
        <w:numPr>
          <w:ilvl w:val="0"/>
          <w:numId w:val="5"/>
        </w:numPr>
        <w:ind w:left="720" w:hanging="36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4"/>
          <w:szCs w:val="24"/>
          <w:rtl w:val="0"/>
        </w:rPr>
        <w:t xml:space="preserve">Leverage Community Collaboration:</w:t>
      </w:r>
      <w:r w:rsidDel="00000000" w:rsidR="00000000" w:rsidRPr="00000000">
        <w:rPr>
          <w:sz w:val="24"/>
          <w:szCs w:val="24"/>
          <w:rtl w:val="0"/>
        </w:rPr>
        <w:t xml:space="preserve"> Build on the efforts within CaRCC to document and share best practices for managing the transition. </w:t>
      </w:r>
    </w:p>
    <w:p w:rsidR="00000000" w:rsidDel="00000000" w:rsidP="00000000" w:rsidRDefault="00000000" w:rsidRPr="00000000" w14:paraId="00000088">
      <w:pPr>
        <w:numPr>
          <w:ilvl w:val="0"/>
          <w:numId w:val="5"/>
        </w:numPr>
        <w:ind w:left="720" w:hanging="360"/>
        <w:rPr/>
      </w:pPr>
      <w:r w:rsidDel="00000000" w:rsidR="00000000" w:rsidRPr="00000000">
        <w:rPr>
          <w:b w:val="1"/>
          <w:sz w:val="24"/>
          <w:szCs w:val="24"/>
          <w:rtl w:val="0"/>
        </w:rPr>
        <w:t xml:space="preserve">Evaluate and Pilot Alternatives:</w:t>
      </w:r>
      <w:r w:rsidDel="00000000" w:rsidR="00000000" w:rsidRPr="00000000">
        <w:rPr>
          <w:sz w:val="24"/>
          <w:szCs w:val="24"/>
          <w:rtl w:val="0"/>
        </w:rPr>
        <w:t xml:space="preserve"> Proactively explore and test alternative package management and distribution solutions to reduce reliance on Anaconda. </w:t>
      </w:r>
    </w:p>
    <w:p w:rsidR="00000000" w:rsidDel="00000000" w:rsidP="00000000" w:rsidRDefault="00000000" w:rsidRPr="00000000" w14:paraId="00000089">
      <w:pPr>
        <w:numPr>
          <w:ilvl w:val="0"/>
          <w:numId w:val="5"/>
        </w:numPr>
        <w:ind w:left="720" w:hanging="360"/>
        <w:rPr/>
      </w:pPr>
      <w:r w:rsidDel="00000000" w:rsidR="00000000" w:rsidRPr="00000000">
        <w:rPr>
          <w:b w:val="1"/>
          <w:sz w:val="24"/>
          <w:szCs w:val="24"/>
          <w:rtl w:val="0"/>
        </w:rPr>
        <w:t xml:space="preserve">Establish Contingency Plans:</w:t>
      </w:r>
      <w:r w:rsidDel="00000000" w:rsidR="00000000" w:rsidRPr="00000000">
        <w:rPr>
          <w:sz w:val="24"/>
          <w:szCs w:val="24"/>
          <w:rtl w:val="0"/>
        </w:rPr>
        <w:t xml:space="preserve"> Develop strategies to ensure research continuity if access to Anaconda becomes restricted or unsustainable.</w:t>
      </w:r>
    </w:p>
    <w:p w:rsidR="00000000" w:rsidDel="00000000" w:rsidP="00000000" w:rsidRDefault="00000000" w:rsidRPr="00000000" w14:paraId="0000008A">
      <w:pPr>
        <w:rPr>
          <w:sz w:val="24"/>
          <w:szCs w:val="24"/>
        </w:rPr>
      </w:pPr>
      <w:r w:rsidDel="00000000" w:rsidR="00000000" w:rsidRPr="00000000">
        <w:rPr>
          <w:sz w:val="24"/>
          <w:szCs w:val="24"/>
          <w:rtl w:val="0"/>
        </w:rPr>
        <w:t xml:space="preserve"> </w:t>
      </w:r>
    </w:p>
    <w:p w:rsidR="00000000" w:rsidDel="00000000" w:rsidP="00000000" w:rsidRDefault="00000000" w:rsidRPr="00000000" w14:paraId="0000008B">
      <w:pPr>
        <w:rPr>
          <w:sz w:val="24"/>
          <w:szCs w:val="24"/>
        </w:rPr>
      </w:pPr>
      <w:r w:rsidDel="00000000" w:rsidR="00000000" w:rsidRPr="00000000">
        <w:rPr>
          <w:sz w:val="24"/>
          <w:szCs w:val="24"/>
          <w:rtl w:val="0"/>
        </w:rPr>
        <w:t xml:space="preserve"> </w:t>
      </w:r>
    </w:p>
    <w:p w:rsidR="00000000" w:rsidDel="00000000" w:rsidP="00000000" w:rsidRDefault="00000000" w:rsidRPr="00000000" w14:paraId="0000008C">
      <w:pPr>
        <w:rPr>
          <w:b w:val="1"/>
          <w:sz w:val="24"/>
          <w:szCs w:val="24"/>
        </w:rPr>
      </w:pPr>
      <w:r w:rsidDel="00000000" w:rsidR="00000000" w:rsidRPr="00000000">
        <w:rPr>
          <w:b w:val="1"/>
          <w:sz w:val="24"/>
          <w:szCs w:val="24"/>
          <w:rtl w:val="0"/>
        </w:rPr>
        <w:t xml:space="preserve">Call to Action</w:t>
      </w:r>
    </w:p>
    <w:p w:rsidR="00000000" w:rsidDel="00000000" w:rsidP="00000000" w:rsidRDefault="00000000" w:rsidRPr="00000000" w14:paraId="0000008D">
      <w:pPr>
        <w:rPr>
          <w:sz w:val="24"/>
          <w:szCs w:val="24"/>
        </w:rPr>
      </w:pPr>
      <w:r w:rsidDel="00000000" w:rsidR="00000000" w:rsidRPr="00000000">
        <w:rPr>
          <w:sz w:val="24"/>
          <w:szCs w:val="24"/>
          <w:rtl w:val="0"/>
        </w:rPr>
        <w:t xml:space="preserve"> </w:t>
      </w:r>
    </w:p>
    <w:p w:rsidR="00000000" w:rsidDel="00000000" w:rsidP="00000000" w:rsidRDefault="00000000" w:rsidRPr="00000000" w14:paraId="0000008E">
      <w:pPr>
        <w:rPr>
          <w:sz w:val="24"/>
          <w:szCs w:val="24"/>
        </w:rPr>
      </w:pPr>
      <w:r w:rsidDel="00000000" w:rsidR="00000000" w:rsidRPr="00000000">
        <w:rPr>
          <w:sz w:val="24"/>
          <w:szCs w:val="24"/>
          <w:rtl w:val="0"/>
        </w:rPr>
        <w:t xml:space="preserve">We encourage institutional leaders to: </w:t>
        <w:br w:type="textWrapping"/>
      </w:r>
    </w:p>
    <w:p w:rsidR="00000000" w:rsidDel="00000000" w:rsidP="00000000" w:rsidRDefault="00000000" w:rsidRPr="00000000" w14:paraId="0000008F">
      <w:pPr>
        <w:numPr>
          <w:ilvl w:val="0"/>
          <w:numId w:val="11"/>
        </w:numPr>
        <w:ind w:left="720" w:hanging="360"/>
        <w:rPr>
          <w:sz w:val="24"/>
          <w:szCs w:val="24"/>
          <w:u w:val="none"/>
        </w:rPr>
      </w:pPr>
      <w:r w:rsidDel="00000000" w:rsidR="00000000" w:rsidRPr="00000000">
        <w:rPr>
          <w:sz w:val="24"/>
          <w:szCs w:val="24"/>
          <w:rtl w:val="0"/>
        </w:rPr>
        <w:t xml:space="preserve">Engage in ongoing discussions within the CaRCC community. </w:t>
      </w:r>
    </w:p>
    <w:p w:rsidR="00000000" w:rsidDel="00000000" w:rsidP="00000000" w:rsidRDefault="00000000" w:rsidRPr="00000000" w14:paraId="00000090">
      <w:pPr>
        <w:numPr>
          <w:ilvl w:val="0"/>
          <w:numId w:val="11"/>
        </w:numPr>
        <w:ind w:left="720" w:hanging="360"/>
        <w:rPr>
          <w:sz w:val="24"/>
          <w:szCs w:val="24"/>
          <w:u w:val="none"/>
        </w:rPr>
      </w:pPr>
      <w:r w:rsidDel="00000000" w:rsidR="00000000" w:rsidRPr="00000000">
        <w:rPr>
          <w:sz w:val="24"/>
          <w:szCs w:val="24"/>
          <w:rtl w:val="0"/>
        </w:rPr>
        <w:t xml:space="preserve">Support the evaluation of alternative tools and approaches. </w:t>
      </w:r>
    </w:p>
    <w:p w:rsidR="00000000" w:rsidDel="00000000" w:rsidP="00000000" w:rsidRDefault="00000000" w:rsidRPr="00000000" w14:paraId="00000091">
      <w:pPr>
        <w:numPr>
          <w:ilvl w:val="0"/>
          <w:numId w:val="11"/>
        </w:numPr>
        <w:ind w:left="720" w:hanging="360"/>
        <w:rPr>
          <w:sz w:val="24"/>
          <w:szCs w:val="24"/>
          <w:u w:val="none"/>
        </w:rPr>
      </w:pPr>
      <w:r w:rsidDel="00000000" w:rsidR="00000000" w:rsidRPr="00000000">
        <w:rPr>
          <w:sz w:val="24"/>
          <w:szCs w:val="24"/>
          <w:rtl w:val="0"/>
        </w:rPr>
        <w:t xml:space="preserve">Collaborate with peer institutions to present a unified voice in advocating for equitable academic licensing.</w:t>
      </w:r>
    </w:p>
    <w:p w:rsidR="00000000" w:rsidDel="00000000" w:rsidP="00000000" w:rsidRDefault="00000000" w:rsidRPr="00000000" w14:paraId="00000092">
      <w:pPr>
        <w:rPr>
          <w:sz w:val="24"/>
          <w:szCs w:val="24"/>
        </w:rPr>
      </w:pPr>
      <w:r w:rsidDel="00000000" w:rsidR="00000000" w:rsidRPr="00000000">
        <w:rPr>
          <w:sz w:val="24"/>
          <w:szCs w:val="24"/>
          <w:rtl w:val="0"/>
        </w:rPr>
        <w:t xml:space="preserve"> </w:t>
      </w:r>
    </w:p>
    <w:p w:rsidR="00000000" w:rsidDel="00000000" w:rsidP="00000000" w:rsidRDefault="00000000" w:rsidRPr="00000000" w14:paraId="00000093">
      <w:pPr>
        <w:rPr>
          <w:sz w:val="24"/>
          <w:szCs w:val="24"/>
        </w:rPr>
      </w:pPr>
      <w:r w:rsidDel="00000000" w:rsidR="00000000" w:rsidRPr="00000000">
        <w:rPr>
          <w:sz w:val="24"/>
          <w:szCs w:val="24"/>
          <w:rtl w:val="0"/>
        </w:rPr>
        <w:t xml:space="preserve"> </w:t>
      </w:r>
    </w:p>
    <w:p w:rsidR="00000000" w:rsidDel="00000000" w:rsidP="00000000" w:rsidRDefault="00000000" w:rsidRPr="00000000" w14:paraId="00000094">
      <w:pPr>
        <w:rPr>
          <w:b w:val="1"/>
          <w:sz w:val="24"/>
          <w:szCs w:val="24"/>
        </w:rPr>
      </w:pPr>
      <w:r w:rsidDel="00000000" w:rsidR="00000000" w:rsidRPr="00000000">
        <w:rPr>
          <w:b w:val="1"/>
          <w:sz w:val="24"/>
          <w:szCs w:val="24"/>
          <w:rtl w:val="0"/>
        </w:rPr>
        <w:t xml:space="preserve">Contact Information</w:t>
      </w:r>
    </w:p>
    <w:p w:rsidR="00000000" w:rsidDel="00000000" w:rsidP="00000000" w:rsidRDefault="00000000" w:rsidRPr="00000000" w14:paraId="00000095">
      <w:pPr>
        <w:rPr>
          <w:sz w:val="24"/>
          <w:szCs w:val="24"/>
        </w:rPr>
      </w:pPr>
      <w:r w:rsidDel="00000000" w:rsidR="00000000" w:rsidRPr="00000000">
        <w:rPr>
          <w:sz w:val="24"/>
          <w:szCs w:val="24"/>
          <w:rtl w:val="0"/>
        </w:rPr>
        <w:t xml:space="preserve">A,B, C, D</w:t>
      </w:r>
    </w:p>
    <w:p w:rsidR="00000000" w:rsidDel="00000000" w:rsidP="00000000" w:rsidRDefault="00000000" w:rsidRPr="00000000" w14:paraId="00000096">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asvita Joshi" w:id="4" w:date="2025-06-06T16:22:49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are we doing this?</w:t>
      </w:r>
    </w:p>
  </w:comment>
  <w:comment w:author="Manasvita Joshi" w:id="3" w:date="2025-06-06T15:52:34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really need this now?</w:t>
      </w:r>
    </w:p>
  </w:comment>
  <w:comment w:author="Manasvita Joshi" w:id="1" w:date="2025-06-06T15:50:40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be addressed</w:t>
      </w:r>
    </w:p>
  </w:comment>
  <w:comment w:author="Bryan Raney" w:id="2" w:date="2025-06-20T17:10:45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there enough results to publish?</w:t>
      </w:r>
    </w:p>
  </w:comment>
  <w:comment w:author="Manasvita Joshi" w:id="0" w:date="2025-06-06T14:39:52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Needs to be re-written</w:t>
      </w:r>
    </w:p>
  </w:comment>
  <w:comment w:author="Couldn’t load user" w:id="7" w:date="2025-06-20T19:23:24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word this to include the notion that 'conda-forge' is one of the open-source alternatives.</w:t>
      </w:r>
    </w:p>
  </w:comment>
  <w:comment w:author="Couldn’t load user" w:id="8" w:date="2025-06-20T19:25:29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Related to Anaconda's definition of "embedded" or "mirroring". We should distinguish using containers as a means of deploying "virtual environments" using traditional Linux package managers or other as a normal user.</w:t>
      </w:r>
    </w:p>
  </w:comment>
  <w:comment w:author="Manasvita Joshi" w:id="5" w:date="2025-06-06T17:55:04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still true?</w:t>
      </w:r>
    </w:p>
  </w:comment>
  <w:comment w:author="Couldn’t load user" w:id="6" w:date="2025-06-20T19:22:25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Anaconda people the institution (e.g., HPC center) is not on the hook for "ensuring"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ackaging.python.org/en/latest/key_projects/#pip" TargetMode="External"/><Relationship Id="rId22" Type="http://schemas.openxmlformats.org/officeDocument/2006/relationships/hyperlink" Target="https://docs.astral.sh/uv/" TargetMode="External"/><Relationship Id="rId21" Type="http://schemas.openxmlformats.org/officeDocument/2006/relationships/hyperlink" Target="https://pixi.sh/latest/" TargetMode="External"/><Relationship Id="rId24" Type="http://schemas.openxmlformats.org/officeDocument/2006/relationships/hyperlink" Target="https://www.docker.com/" TargetMode="External"/><Relationship Id="rId23" Type="http://schemas.openxmlformats.org/officeDocument/2006/relationships/hyperlink" Target="https://docs.sylabs.io/guides/latest/user-guid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legal.anaconda.com/policies/en/" TargetMode="External"/><Relationship Id="rId26" Type="http://schemas.openxmlformats.org/officeDocument/2006/relationships/hyperlink" Target="https://www.anaconda.com/industries/education" TargetMode="External"/><Relationship Id="rId25" Type="http://schemas.openxmlformats.org/officeDocument/2006/relationships/hyperlink" Target="https://www.anaconda.com/blog/anaconda-for-education-empowering-the-academic-community" TargetMode="External"/><Relationship Id="rId28" Type="http://schemas.openxmlformats.org/officeDocument/2006/relationships/hyperlink" Target="https://www.anaconda.com/products/ai-navigator" TargetMode="External"/><Relationship Id="rId27" Type="http://schemas.openxmlformats.org/officeDocument/2006/relationships/hyperlink" Target="https://www.anaconda.com/download"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anaconda.com/capability/anaconda-assistant" TargetMode="External"/><Relationship Id="rId7" Type="http://schemas.openxmlformats.org/officeDocument/2006/relationships/hyperlink" Target="mailto:Aldo.Romero@mail.wvu.edu" TargetMode="External"/><Relationship Id="rId8" Type="http://schemas.openxmlformats.org/officeDocument/2006/relationships/hyperlink" Target="mailto:manasvitajoshi@g.harvard.edu" TargetMode="External"/><Relationship Id="rId31" Type="http://schemas.openxmlformats.org/officeDocument/2006/relationships/hyperlink" Target="https://www.anaconda.com/learning" TargetMode="External"/><Relationship Id="rId30" Type="http://schemas.openxmlformats.org/officeDocument/2006/relationships/hyperlink" Target="https://repo.anaconda.com/" TargetMode="External"/><Relationship Id="rId11" Type="http://schemas.openxmlformats.org/officeDocument/2006/relationships/hyperlink" Target="https://www.anaconda.com/blog/update-on-anacondas-terms-of-service-for-academia-and-research" TargetMode="External"/><Relationship Id="rId33" Type="http://schemas.openxmlformats.org/officeDocument/2006/relationships/hyperlink" Target="https://www.anaconda.com/blog/a-new-and-simple-way-to-publish-your-data-applications" TargetMode="External"/><Relationship Id="rId10" Type="http://schemas.openxmlformats.org/officeDocument/2006/relationships/hyperlink" Target="https://www.anaconda.com/pricing/terms-of-service-faqs" TargetMode="External"/><Relationship Id="rId32" Type="http://schemas.openxmlformats.org/officeDocument/2006/relationships/hyperlink" Target="https://www.anaconda.com/products/notebooks" TargetMode="External"/><Relationship Id="rId13" Type="http://schemas.openxmlformats.org/officeDocument/2006/relationships/hyperlink" Target="https://carcc.org/" TargetMode="External"/><Relationship Id="rId35" Type="http://schemas.openxmlformats.org/officeDocument/2006/relationships/hyperlink" Target="mailto:partnerships@anaconda.com" TargetMode="External"/><Relationship Id="rId12" Type="http://schemas.openxmlformats.org/officeDocument/2006/relationships/hyperlink" Target="https://carcc.org/anaconda-transition-working-group/" TargetMode="External"/><Relationship Id="rId34" Type="http://schemas.openxmlformats.org/officeDocument/2006/relationships/hyperlink" Target="https://legal.anaconda.com/policies/en/" TargetMode="External"/><Relationship Id="rId15" Type="http://schemas.openxmlformats.org/officeDocument/2006/relationships/hyperlink" Target="https://www.anaconda.com/" TargetMode="External"/><Relationship Id="rId37" Type="http://schemas.openxmlformats.org/officeDocument/2006/relationships/hyperlink" Target="https://www.anaconda.com/legal/terms/academic" TargetMode="External"/><Relationship Id="rId14" Type="http://schemas.openxmlformats.org/officeDocument/2006/relationships/hyperlink" Target="https://legal.anaconda.com/policies/en/" TargetMode="External"/><Relationship Id="rId36" Type="http://schemas.openxmlformats.org/officeDocument/2006/relationships/hyperlink" Target="https://web.archive.org/web/20250506042444/https://www.anaconda.com/web/20250506042444/https://www.anaconda.com/pricing/terms-of-service-faqs" TargetMode="External"/><Relationship Id="rId17" Type="http://schemas.openxmlformats.org/officeDocument/2006/relationships/hyperlink" Target="https://www.techtarget.com/whatis/definition/BSD-licenses#:~:text=As%20a%20low%20restriction%20and,was%20first%20written%20in%201969." TargetMode="External"/><Relationship Id="rId16" Type="http://schemas.openxmlformats.org/officeDocument/2006/relationships/hyperlink" Target="https://github.com/conda/conda" TargetMode="External"/><Relationship Id="rId19" Type="http://schemas.openxmlformats.org/officeDocument/2006/relationships/hyperlink" Target="https://mamba.readthedocs.io/en/latest/" TargetMode="External"/><Relationship Id="rId18" Type="http://schemas.openxmlformats.org/officeDocument/2006/relationships/hyperlink" Target="https://www.theregister.com/2024/08/08/anaconda_puts_the_squeeze_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